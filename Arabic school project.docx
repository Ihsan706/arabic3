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mc:Ignorable="w14 w15 wp14 w16se w16cid w16 w16cex w16sdtdh w16sdtfl">
  <w:body>
    <w:p xmlns:wp14="http://schemas.microsoft.com/office/word/2010/wordml" w:rsidP="242A70DC" wp14:paraId="330F68E6" wp14:textId="06261D63">
      <w:pPr>
        <w:pStyle w:val="Normal"/>
        <w:jc w:val="center"/>
        <w:rPr>
          <w:sz w:val="96"/>
          <w:szCs w:val="96"/>
        </w:rPr>
      </w:pPr>
      <w:r w:rsidRPr="242A70DC" w:rsidR="0308CBC8">
        <w:rPr>
          <w:sz w:val="96"/>
          <w:szCs w:val="96"/>
          <w:rtl w:val="1"/>
        </w:rPr>
        <w:t>لغتي</w:t>
      </w:r>
    </w:p>
    <w:p w:rsidR="0308CBC8" w:rsidP="242A70DC" w:rsidRDefault="0308CBC8" w14:paraId="1262497E" w14:textId="7A5F7449">
      <w:pPr>
        <w:pStyle w:val="Normal"/>
        <w:jc w:val="center"/>
        <w:rPr>
          <w:sz w:val="96"/>
          <w:szCs w:val="96"/>
          <w:vertAlign w:val="subscript"/>
        </w:rPr>
      </w:pPr>
      <w:r w:rsidRPr="242A70DC" w:rsidR="0308CBC8">
        <w:rPr>
          <w:sz w:val="96"/>
          <w:szCs w:val="96"/>
          <w:vertAlign w:val="subscript"/>
          <w:rtl w:val="1"/>
        </w:rPr>
        <w:t>الصف:أ</w:t>
      </w:r>
      <w:r w:rsidRPr="242A70DC" w:rsidR="0308CBC8">
        <w:rPr>
          <w:sz w:val="96"/>
          <w:szCs w:val="96"/>
          <w:vertAlign w:val="subscript"/>
          <w:rtl w:val="1"/>
        </w:rPr>
        <w:t>\3</w:t>
      </w:r>
    </w:p>
    <w:p w:rsidR="248F42FC" w:rsidP="242A70DC" w:rsidRDefault="248F42FC" w14:paraId="02034CF8" w14:textId="102DB97F">
      <w:pPr>
        <w:pStyle w:val="Normal"/>
        <w:jc w:val="center"/>
        <w:rPr>
          <w:sz w:val="96"/>
          <w:szCs w:val="96"/>
          <w:vertAlign w:val="subscript"/>
        </w:rPr>
      </w:pPr>
      <w:r w:rsidRPr="242A70DC" w:rsidR="248F42FC">
        <w:rPr>
          <w:sz w:val="96"/>
          <w:szCs w:val="96"/>
          <w:vertAlign w:val="subscript"/>
          <w:rtl w:val="1"/>
        </w:rPr>
        <w:t>احسان سميح الشريف</w:t>
      </w:r>
    </w:p>
    <w:p w:rsidR="242A70DC" w:rsidP="242A70DC" w:rsidRDefault="242A70DC" w14:paraId="4029FA41" w14:textId="04C6D3A3">
      <w:pPr>
        <w:pStyle w:val="Normal"/>
        <w:jc w:val="center"/>
        <w:rPr>
          <w:sz w:val="96"/>
          <w:szCs w:val="96"/>
          <w:vertAlign w:val="subscript"/>
        </w:rPr>
      </w:pPr>
    </w:p>
    <w:p w:rsidR="242A70DC" w:rsidRDefault="242A70DC" w14:paraId="7617BB29" w14:textId="0ADEDCBC">
      <w:r>
        <w:br w:type="page"/>
      </w:r>
    </w:p>
    <w:p w:rsidR="1BDF6A4A" w:rsidP="1CC95C03" w:rsidRDefault="1BDF6A4A" w14:paraId="7D2C7367" w14:textId="14CC86A2">
      <w:pPr>
        <w:pStyle w:val="Heading1"/>
        <w:jc w:val="center"/>
        <w:rPr>
          <w:sz w:val="48"/>
          <w:szCs w:val="48"/>
          <w:vertAlign w:val="subscript"/>
        </w:rPr>
        <w:pPrChange w:author="احسان الشريف" w:date="2026-04-20T15:30:06.937Z">
          <w:pPr>
            <w:pStyle w:val="Normal"/>
            <w:jc w:val="center"/>
          </w:pPr>
        </w:pPrChange>
      </w:pPr>
      <w:bookmarkStart w:name="_Toc927960310" w:id="553870459"/>
      <w:r w:rsidRPr="1CC95C03" w:rsidR="10CE92F8">
        <w:rPr>
          <w:sz w:val="72"/>
          <w:szCs w:val="72"/>
          <w:rtl w:val="1"/>
        </w:rPr>
        <w:t>المقدم</w:t>
      </w:r>
      <w:r w:rsidRPr="1CC95C03" w:rsidR="35B2BB9F">
        <w:rPr>
          <w:sz w:val="72"/>
          <w:szCs w:val="72"/>
          <w:rtl w:val="1"/>
        </w:rPr>
        <w:t>ة</w:t>
      </w:r>
      <w:bookmarkEnd w:id="553870459"/>
    </w:p>
    <w:p w:rsidR="1BDF6A4A" w:rsidP="1CC95C03" w:rsidRDefault="1BDF6A4A" w14:paraId="1104DCC3" w14:textId="7EB1C57C">
      <w:pPr>
        <w:pStyle w:val="Normal"/>
        <w:spacing w:after="0" w:afterAutospacing="off" w:line="240" w:lineRule="auto"/>
        <w:contextualSpacing w:val="1"/>
        <w:jc w:val="center"/>
        <w:rPr>
          <w:sz w:val="48"/>
          <w:szCs w:val="48"/>
          <w:vertAlign w:val="subscript"/>
        </w:rPr>
        <w:pPrChange w:author="احسان الشريف" w:date="2026-04-20T15:29:45.189Z">
          <w:pPr>
            <w:pStyle w:val="Normal"/>
            <w:jc w:val="center"/>
          </w:pPr>
        </w:pPrChange>
      </w:pPr>
      <w:r w:rsidRPr="1CC95C03" w:rsidR="10CE92F8">
        <w:rPr>
          <w:sz w:val="48"/>
          <w:szCs w:val="48"/>
          <w:vertAlign w:val="subscript"/>
          <w:rtl w:val="1"/>
        </w:rPr>
        <w:t xml:space="preserve">السلام عليكم ورحمت الله </w:t>
      </w:r>
      <w:r w:rsidRPr="1CC95C03" w:rsidR="251DFB41">
        <w:rPr>
          <w:sz w:val="48"/>
          <w:szCs w:val="48"/>
          <w:vertAlign w:val="subscript"/>
          <w:rtl w:val="1"/>
        </w:rPr>
        <w:t>وبركاته</w:t>
      </w:r>
      <w:r w:rsidRPr="1CC95C03" w:rsidR="10CE92F8">
        <w:rPr>
          <w:sz w:val="48"/>
          <w:szCs w:val="48"/>
          <w:vertAlign w:val="subscript"/>
          <w:rtl w:val="1"/>
        </w:rPr>
        <w:t xml:space="preserve"> في هذا البحث سوف ن</w:t>
      </w:r>
      <w:r w:rsidRPr="1CC95C03" w:rsidR="3EDA745D">
        <w:rPr>
          <w:sz w:val="48"/>
          <w:szCs w:val="48"/>
          <w:vertAlign w:val="subscript"/>
          <w:rtl w:val="1"/>
        </w:rPr>
        <w:t xml:space="preserve">تناول موضوع </w:t>
      </w:r>
      <w:r w:rsidRPr="1CC95C03" w:rsidR="04216949">
        <w:rPr>
          <w:sz w:val="48"/>
          <w:szCs w:val="48"/>
          <w:vertAlign w:val="subscript"/>
          <w:rtl w:val="1"/>
        </w:rPr>
        <w:t>جهود المملكة العربية في مكافحة المخدر</w:t>
      </w:r>
      <w:r w:rsidRPr="1CC95C03" w:rsidR="04F21704">
        <w:rPr>
          <w:sz w:val="48"/>
          <w:szCs w:val="48"/>
          <w:vertAlign w:val="subscript"/>
          <w:rtl w:val="1"/>
        </w:rPr>
        <w:t>ات</w:t>
      </w:r>
    </w:p>
    <w:p w:rsidR="3DF4854D" w:rsidP="1CC95C03" w:rsidRDefault="3DF4854D" w14:paraId="7FA7CB50" w14:textId="511A634F">
      <w:pPr>
        <w:pStyle w:val="Heading1"/>
        <w:jc w:val="center"/>
        <w:rPr>
          <w:sz w:val="56"/>
          <w:szCs w:val="56"/>
          <w:vertAlign w:val="subscript"/>
        </w:rPr>
      </w:pPr>
      <w:bookmarkStart w:name="_Toc295346769" w:id="870154123"/>
      <w:r w:rsidRPr="1CC95C03" w:rsidR="72F5743F">
        <w:rPr>
          <w:sz w:val="56"/>
          <w:szCs w:val="56"/>
          <w:rtl w:val="1"/>
        </w:rPr>
        <w:t>المديرية العامة لمكافحة المخدرات</w:t>
      </w:r>
      <w:bookmarkEnd w:id="870154123"/>
    </w:p>
    <w:p w:rsidR="3DF4854D" w:rsidP="1CC95C03" w:rsidRDefault="3DF4854D" w14:paraId="24B7EE4C" w14:textId="08709B48">
      <w:pPr>
        <w:pStyle w:val="Normal"/>
        <w:spacing w:after="0" w:afterAutospacing="off"/>
        <w:contextualSpacing w:val="1"/>
        <w:jc w:val="left"/>
        <w:rPr>
          <w:sz w:val="48"/>
          <w:szCs w:val="48"/>
          <w:vertAlign w:val="subscript"/>
        </w:rPr>
        <w:pPrChange w:author="احسان الشريف" w:date="2026-04-20T15:31:39.866Z">
          <w:pPr>
            <w:pStyle w:val="Normal"/>
            <w:jc w:val="left"/>
          </w:pPr>
        </w:pPrChange>
      </w:pPr>
      <w:r w:rsidRPr="1CC95C03" w:rsidR="72F5743F">
        <w:rPr>
          <w:sz w:val="48"/>
          <w:szCs w:val="48"/>
          <w:vertAlign w:val="subscript"/>
          <w:rtl w:val="1"/>
        </w:rPr>
        <w:t>المديرية العامة لمكافحة المخدرات هي الجهاز الأمني الحكومي في المملكة العربية السعودية المختص والمسؤول عن قضايا المخدرات والمواد المؤثرة في الجسد وقضايا المروجين والمتعاطين</w:t>
      </w:r>
    </w:p>
    <w:p w:rsidR="4693ED34" w:rsidP="1CC95C03" w:rsidRDefault="4693ED34" w14:paraId="406B63C2" w14:textId="38C20547">
      <w:pPr>
        <w:pStyle w:val="Heading1"/>
        <w:bidi w:val="1"/>
        <w:jc w:val="center"/>
        <w:rPr>
          <w:rFonts w:ascii="Arial" w:hAnsi="Arial" w:eastAsia="Arial" w:cs="Arial"/>
          <w:sz w:val="56"/>
          <w:szCs w:val="56"/>
          <w:vertAlign w:val="subscript"/>
        </w:rPr>
      </w:pPr>
      <w:bookmarkStart w:name="_Toc179045087" w:id="1083609307"/>
      <w:r w:rsidRPr="1CC95C03" w:rsidR="5841A5C7">
        <w:rPr>
          <w:sz w:val="56"/>
          <w:szCs w:val="56"/>
          <w:rtl w:val="1"/>
        </w:rPr>
        <w:t>لمحة تاريخية</w:t>
      </w:r>
      <w:bookmarkEnd w:id="1083609307"/>
    </w:p>
    <w:p w:rsidR="60FD8540" w:rsidP="1CC95C03" w:rsidRDefault="60FD8540" w14:paraId="7BBD7EB9" w14:textId="155A9896">
      <w:pPr>
        <w:pStyle w:val="ListParagraph"/>
        <w:numPr>
          <w:ilvl w:val="0"/>
          <w:numId w:val="34"/>
        </w:numPr>
        <w:bidi w:val="1"/>
        <w:rPr>
          <w:rFonts w:ascii="Times New Roman" w:hAnsi="Times New Roman" w:eastAsia="Times New Roman" w:cs="Times New Roman" w:asciiTheme="majorAscii" w:hAnsiTheme="majorAscii" w:eastAsiaTheme="majorAscii" w:cstheme="majorAscii"/>
          <w:b w:val="0"/>
          <w:bCs w:val="0"/>
          <w:i w:val="0"/>
          <w:iCs w:val="0"/>
          <w:caps w:val="0"/>
          <w:smallCaps w:val="0"/>
          <w:noProof w:val="0"/>
          <w:color w:val="auto"/>
          <w:sz w:val="40"/>
          <w:szCs w:val="40"/>
          <w:lang w:bidi="ar-SA"/>
        </w:rPr>
        <w:pPrChange w:author="احسان الشريف" w:date="2026-04-20T15:34:15.363Z">
          <w:pPr>
            <w:pStyle w:val="Normal"/>
            <w:bidi w:val="1"/>
          </w:pPr>
        </w:pPrChange>
      </w:pPr>
      <w:r w:rsidRPr="1CC95C03" w:rsidR="60FD8540">
        <w:rPr>
          <w:rFonts w:ascii="Times New Roman" w:hAnsi="Times New Roman" w:eastAsia="Times New Roman" w:cs="Times New Roman" w:asciiTheme="majorAscii" w:hAnsiTheme="majorAscii" w:eastAsiaTheme="majorAscii" w:cstheme="majorAscii"/>
          <w:noProof w:val="0"/>
          <w:sz w:val="40"/>
          <w:szCs w:val="40"/>
          <w:rtl w:val="1"/>
        </w:rPr>
        <w:t xml:space="preserve">عام </w:t>
      </w:r>
      <w:r w:rsidRPr="1CC95C03" w:rsidR="60FD8540">
        <w:rPr>
          <w:rFonts w:ascii="Times New Roman" w:hAnsi="Times New Roman" w:eastAsia="Times New Roman" w:cs="Times New Roman" w:asciiTheme="majorAscii" w:hAnsiTheme="majorAscii" w:eastAsiaTheme="majorAscii" w:cstheme="majorAscii"/>
          <w:noProof w:val="0"/>
          <w:sz w:val="40"/>
          <w:szCs w:val="40"/>
        </w:rPr>
        <w:t>1345</w:t>
      </w:r>
      <w:r w:rsidRPr="1CC95C03" w:rsidR="60FD8540">
        <w:rPr>
          <w:rFonts w:ascii="Times New Roman" w:hAnsi="Times New Roman" w:eastAsia="Times New Roman" w:cs="Times New Roman" w:asciiTheme="majorAscii" w:hAnsiTheme="majorAscii" w:eastAsiaTheme="majorAscii" w:cstheme="majorAscii"/>
          <w:noProof w:val="0"/>
          <w:sz w:val="40"/>
          <w:szCs w:val="40"/>
          <w:rtl w:val="1"/>
        </w:rPr>
        <w:t xml:space="preserve"> هـ صدر نظام كيفية التداول بالجواهر المخدرة.</w:t>
      </w:r>
    </w:p>
    <w:p w:rsidR="60FD8540" w:rsidP="1CC95C03" w:rsidRDefault="60FD8540" w14:paraId="7D229C6C" w14:textId="60AB9FBF">
      <w:pPr>
        <w:pStyle w:val="ListParagraph"/>
        <w:numPr>
          <w:ilvl w:val="0"/>
          <w:numId w:val="34"/>
        </w:numPr>
        <w:bidi w:val="1"/>
        <w:rPr>
          <w:rFonts w:ascii="Times New Roman" w:hAnsi="Times New Roman" w:eastAsia="Times New Roman" w:cs="Times New Roman" w:asciiTheme="majorAscii" w:hAnsiTheme="majorAscii" w:eastAsiaTheme="majorAscii" w:cstheme="majorAscii"/>
          <w:b w:val="0"/>
          <w:bCs w:val="0"/>
          <w:i w:val="0"/>
          <w:iCs w:val="0"/>
          <w:caps w:val="0"/>
          <w:smallCaps w:val="0"/>
          <w:noProof w:val="0"/>
          <w:color w:val="auto"/>
          <w:sz w:val="40"/>
          <w:szCs w:val="40"/>
          <w:lang w:bidi="ar-SA"/>
        </w:rPr>
        <w:pPrChange w:author="احسان الشريف" w:date="2026-04-20T15:34:15.363Z">
          <w:pPr>
            <w:pStyle w:val="Normal"/>
            <w:bidi w:val="1"/>
          </w:pPr>
        </w:pPrChange>
      </w:pPr>
      <w:r w:rsidRPr="1CC95C03" w:rsidR="60FD8540">
        <w:rPr>
          <w:rFonts w:ascii="Times New Roman" w:hAnsi="Times New Roman" w:eastAsia="Times New Roman" w:cs="Times New Roman" w:asciiTheme="majorAscii" w:hAnsiTheme="majorAscii" w:eastAsiaTheme="majorAscii" w:cstheme="majorAscii"/>
          <w:noProof w:val="0"/>
          <w:sz w:val="40"/>
          <w:szCs w:val="40"/>
          <w:rtl w:val="1"/>
        </w:rPr>
        <w:t xml:space="preserve">عام </w:t>
      </w:r>
      <w:r w:rsidRPr="1CC95C03" w:rsidR="60FD8540">
        <w:rPr>
          <w:rFonts w:ascii="Times New Roman" w:hAnsi="Times New Roman" w:eastAsia="Times New Roman" w:cs="Times New Roman" w:asciiTheme="majorAscii" w:hAnsiTheme="majorAscii" w:eastAsiaTheme="majorAscii" w:cstheme="majorAscii"/>
          <w:noProof w:val="0"/>
          <w:sz w:val="40"/>
          <w:szCs w:val="40"/>
        </w:rPr>
        <w:t>1374</w:t>
      </w:r>
      <w:r w:rsidRPr="1CC95C03" w:rsidR="60FD8540">
        <w:rPr>
          <w:rFonts w:ascii="Times New Roman" w:hAnsi="Times New Roman" w:eastAsia="Times New Roman" w:cs="Times New Roman" w:asciiTheme="majorAscii" w:hAnsiTheme="majorAscii" w:eastAsiaTheme="majorAscii" w:cstheme="majorAscii"/>
          <w:noProof w:val="0"/>
          <w:sz w:val="40"/>
          <w:szCs w:val="40"/>
          <w:rtl w:val="1"/>
        </w:rPr>
        <w:t xml:space="preserve">هـ صدر قرار مجلس الوزراء رقم </w:t>
      </w:r>
      <w:r w:rsidRPr="1CC95C03" w:rsidR="60FD8540">
        <w:rPr>
          <w:rFonts w:ascii="Times New Roman" w:hAnsi="Times New Roman" w:eastAsia="Times New Roman" w:cs="Times New Roman" w:asciiTheme="majorAscii" w:hAnsiTheme="majorAscii" w:eastAsiaTheme="majorAscii" w:cstheme="majorAscii"/>
          <w:noProof w:val="0"/>
          <w:sz w:val="40"/>
          <w:szCs w:val="40"/>
        </w:rPr>
        <w:t>11</w:t>
      </w:r>
      <w:r w:rsidRPr="1CC95C03" w:rsidR="60FD8540">
        <w:rPr>
          <w:rFonts w:ascii="Times New Roman" w:hAnsi="Times New Roman" w:eastAsia="Times New Roman" w:cs="Times New Roman" w:asciiTheme="majorAscii" w:hAnsiTheme="majorAscii" w:eastAsiaTheme="majorAscii" w:cstheme="majorAscii"/>
          <w:noProof w:val="0"/>
          <w:sz w:val="40"/>
          <w:szCs w:val="40"/>
          <w:rtl w:val="1"/>
        </w:rPr>
        <w:t xml:space="preserve"> القاضي بتحديد عقوبة المهرب ومساعده والمروج ومستعمل المخدرات.</w:t>
      </w:r>
    </w:p>
    <w:p w:rsidR="60FD8540" w:rsidP="1CC95C03" w:rsidRDefault="60FD8540" w14:paraId="4AA73907" w14:textId="7175530E">
      <w:pPr>
        <w:pStyle w:val="ListParagraph"/>
        <w:numPr>
          <w:ilvl w:val="0"/>
          <w:numId w:val="34"/>
        </w:numPr>
        <w:bidi w:val="1"/>
        <w:rPr>
          <w:rFonts w:ascii="Times New Roman" w:hAnsi="Times New Roman" w:eastAsia="Times New Roman" w:cs="Times New Roman" w:asciiTheme="majorAscii" w:hAnsiTheme="majorAscii" w:eastAsiaTheme="majorAscii" w:cstheme="majorAscii"/>
          <w:b w:val="0"/>
          <w:bCs w:val="0"/>
          <w:i w:val="0"/>
          <w:iCs w:val="0"/>
          <w:caps w:val="0"/>
          <w:smallCaps w:val="0"/>
          <w:noProof w:val="0"/>
          <w:color w:val="auto"/>
          <w:sz w:val="40"/>
          <w:szCs w:val="40"/>
          <w:lang w:bidi="ar-SA"/>
        </w:rPr>
        <w:pPrChange w:author="احسان الشريف" w:date="2026-04-20T15:34:15.364Z">
          <w:pPr>
            <w:pStyle w:val="Normal"/>
            <w:bidi w:val="1"/>
          </w:pPr>
        </w:pPrChange>
      </w:pPr>
      <w:r w:rsidRPr="1CC95C03" w:rsidR="60FD8540">
        <w:rPr>
          <w:rFonts w:ascii="Times New Roman" w:hAnsi="Times New Roman" w:eastAsia="Times New Roman" w:cs="Times New Roman" w:asciiTheme="majorAscii" w:hAnsiTheme="majorAscii" w:eastAsiaTheme="majorAscii" w:cstheme="majorAscii"/>
          <w:noProof w:val="0"/>
          <w:sz w:val="40"/>
          <w:szCs w:val="40"/>
          <w:rtl w:val="1"/>
        </w:rPr>
        <w:t xml:space="preserve">استحدث قسم لمكافحة المخدرات بالمباحث العامة عند إنشائها في عام </w:t>
      </w:r>
      <w:r w:rsidRPr="1CC95C03" w:rsidR="60FD8540">
        <w:rPr>
          <w:rFonts w:ascii="Times New Roman" w:hAnsi="Times New Roman" w:eastAsia="Times New Roman" w:cs="Times New Roman" w:asciiTheme="majorAscii" w:hAnsiTheme="majorAscii" w:eastAsiaTheme="majorAscii" w:cstheme="majorAscii"/>
          <w:noProof w:val="0"/>
          <w:sz w:val="40"/>
          <w:szCs w:val="40"/>
        </w:rPr>
        <w:t>1380</w:t>
      </w:r>
      <w:r w:rsidRPr="1CC95C03" w:rsidR="60FD8540">
        <w:rPr>
          <w:rFonts w:ascii="Times New Roman" w:hAnsi="Times New Roman" w:eastAsia="Times New Roman" w:cs="Times New Roman" w:asciiTheme="majorAscii" w:hAnsiTheme="majorAscii" w:eastAsiaTheme="majorAscii" w:cstheme="majorAscii"/>
          <w:noProof w:val="0"/>
          <w:sz w:val="40"/>
          <w:szCs w:val="40"/>
          <w:rtl w:val="1"/>
        </w:rPr>
        <w:t>هـ (</w:t>
      </w:r>
      <w:r w:rsidRPr="1CC95C03" w:rsidR="60FD8540">
        <w:rPr>
          <w:rFonts w:ascii="Times New Roman" w:hAnsi="Times New Roman" w:eastAsia="Times New Roman" w:cs="Times New Roman" w:asciiTheme="majorAscii" w:hAnsiTheme="majorAscii" w:eastAsiaTheme="majorAscii" w:cstheme="majorAscii"/>
          <w:noProof w:val="0"/>
          <w:sz w:val="40"/>
          <w:szCs w:val="40"/>
        </w:rPr>
        <w:t>1960</w:t>
      </w:r>
      <w:r w:rsidRPr="1CC95C03" w:rsidR="60FD8540">
        <w:rPr>
          <w:rFonts w:ascii="Times New Roman" w:hAnsi="Times New Roman" w:eastAsia="Times New Roman" w:cs="Times New Roman" w:asciiTheme="majorAscii" w:hAnsiTheme="majorAscii" w:eastAsiaTheme="majorAscii" w:cstheme="majorAscii"/>
          <w:noProof w:val="0"/>
          <w:sz w:val="40"/>
          <w:szCs w:val="40"/>
          <w:rtl w:val="1"/>
        </w:rPr>
        <w:t>م)، واستمر بممارسة واجباته حتى تطور إلى شعبة.</w:t>
      </w:r>
    </w:p>
    <w:p w:rsidR="60FD8540" w:rsidP="1CC95C03" w:rsidRDefault="60FD8540" w14:paraId="1C52ECFF" w14:textId="7C801D16">
      <w:pPr>
        <w:pStyle w:val="ListParagraph"/>
        <w:numPr>
          <w:ilvl w:val="0"/>
          <w:numId w:val="34"/>
        </w:numPr>
        <w:bidi w:val="1"/>
        <w:rPr>
          <w:rFonts w:ascii="Times New Roman" w:hAnsi="Times New Roman" w:eastAsia="Times New Roman" w:cs="Times New Roman" w:asciiTheme="majorAscii" w:hAnsiTheme="majorAscii" w:eastAsiaTheme="majorAscii" w:cstheme="majorAscii"/>
          <w:b w:val="0"/>
          <w:bCs w:val="0"/>
          <w:i w:val="0"/>
          <w:iCs w:val="0"/>
          <w:caps w:val="0"/>
          <w:smallCaps w:val="0"/>
          <w:noProof w:val="0"/>
          <w:color w:val="auto"/>
          <w:sz w:val="40"/>
          <w:szCs w:val="40"/>
          <w:lang w:bidi="ar-SA"/>
        </w:rPr>
        <w:pPrChange w:author="احسان الشريف" w:date="2026-04-20T15:34:15.365Z">
          <w:pPr>
            <w:pStyle w:val="Normal"/>
            <w:bidi w:val="1"/>
          </w:pPr>
        </w:pPrChange>
      </w:pPr>
      <w:r w:rsidRPr="1CC95C03" w:rsidR="60FD8540">
        <w:rPr>
          <w:rFonts w:ascii="Times New Roman" w:hAnsi="Times New Roman" w:eastAsia="Times New Roman" w:cs="Times New Roman" w:asciiTheme="majorAscii" w:hAnsiTheme="majorAscii" w:eastAsiaTheme="majorAscii" w:cstheme="majorAscii"/>
          <w:noProof w:val="0"/>
          <w:sz w:val="40"/>
          <w:szCs w:val="40"/>
          <w:rtl w:val="1"/>
        </w:rPr>
        <w:t xml:space="preserve">في عام </w:t>
      </w:r>
      <w:r w:rsidRPr="1CC95C03" w:rsidR="60FD8540">
        <w:rPr>
          <w:rFonts w:ascii="Times New Roman" w:hAnsi="Times New Roman" w:eastAsia="Times New Roman" w:cs="Times New Roman" w:asciiTheme="majorAscii" w:hAnsiTheme="majorAscii" w:eastAsiaTheme="majorAscii" w:cstheme="majorAscii"/>
          <w:noProof w:val="0"/>
          <w:sz w:val="40"/>
          <w:szCs w:val="40"/>
        </w:rPr>
        <w:t>1/7/1391</w:t>
      </w:r>
      <w:r w:rsidRPr="1CC95C03" w:rsidR="60FD8540">
        <w:rPr>
          <w:rFonts w:ascii="Times New Roman" w:hAnsi="Times New Roman" w:eastAsia="Times New Roman" w:cs="Times New Roman" w:asciiTheme="majorAscii" w:hAnsiTheme="majorAscii" w:eastAsiaTheme="majorAscii" w:cstheme="majorAscii"/>
          <w:noProof w:val="0"/>
          <w:sz w:val="40"/>
          <w:szCs w:val="40"/>
          <w:rtl w:val="1"/>
        </w:rPr>
        <w:t>هـ (</w:t>
      </w:r>
      <w:r w:rsidRPr="1CC95C03" w:rsidR="60FD8540">
        <w:rPr>
          <w:rFonts w:ascii="Times New Roman" w:hAnsi="Times New Roman" w:eastAsia="Times New Roman" w:cs="Times New Roman" w:asciiTheme="majorAscii" w:hAnsiTheme="majorAscii" w:eastAsiaTheme="majorAscii" w:cstheme="majorAscii"/>
          <w:noProof w:val="0"/>
          <w:sz w:val="40"/>
          <w:szCs w:val="40"/>
        </w:rPr>
        <w:t>1971</w:t>
      </w:r>
      <w:r w:rsidRPr="1CC95C03" w:rsidR="60FD8540">
        <w:rPr>
          <w:rFonts w:ascii="Times New Roman" w:hAnsi="Times New Roman" w:eastAsia="Times New Roman" w:cs="Times New Roman" w:asciiTheme="majorAscii" w:hAnsiTheme="majorAscii" w:eastAsiaTheme="majorAscii" w:cstheme="majorAscii"/>
          <w:noProof w:val="0"/>
          <w:sz w:val="40"/>
          <w:szCs w:val="40"/>
          <w:rtl w:val="1"/>
        </w:rPr>
        <w:t>) أصبحت هذه الشعبة إدارة مرتبطة بالأمن الجنائي بالأمن العام، شئون العمليات حاليًا.</w:t>
      </w:r>
    </w:p>
    <w:p w:rsidR="60FD8540" w:rsidP="1CC95C03" w:rsidRDefault="60FD8540" w14:paraId="561018F0" w14:textId="4E1C07AA">
      <w:pPr>
        <w:pStyle w:val="ListParagraph"/>
        <w:numPr>
          <w:ilvl w:val="0"/>
          <w:numId w:val="34"/>
        </w:numPr>
        <w:bidi w:val="1"/>
        <w:rPr>
          <w:rFonts w:ascii="Times New Roman" w:hAnsi="Times New Roman" w:eastAsia="Times New Roman" w:cs="Times New Roman" w:asciiTheme="majorAscii" w:hAnsiTheme="majorAscii" w:eastAsiaTheme="majorAscii" w:cstheme="majorAscii"/>
          <w:b w:val="0"/>
          <w:bCs w:val="0"/>
          <w:i w:val="0"/>
          <w:iCs w:val="0"/>
          <w:caps w:val="0"/>
          <w:smallCaps w:val="0"/>
          <w:noProof w:val="0"/>
          <w:color w:val="auto"/>
          <w:sz w:val="40"/>
          <w:szCs w:val="40"/>
          <w:lang w:bidi="ar-SA"/>
        </w:rPr>
        <w:pPrChange w:author="احسان الشريف" w:date="2026-04-20T15:34:15.365Z">
          <w:pPr>
            <w:pStyle w:val="Normal"/>
            <w:bidi w:val="1"/>
          </w:pPr>
        </w:pPrChange>
      </w:pPr>
      <w:r w:rsidRPr="1CC95C03" w:rsidR="60FD8540">
        <w:rPr>
          <w:rFonts w:ascii="Times New Roman" w:hAnsi="Times New Roman" w:eastAsia="Times New Roman" w:cs="Times New Roman" w:asciiTheme="majorAscii" w:hAnsiTheme="majorAscii" w:eastAsiaTheme="majorAscii" w:cstheme="majorAscii"/>
          <w:noProof w:val="0"/>
          <w:sz w:val="40"/>
          <w:szCs w:val="40"/>
          <w:rtl w:val="1"/>
        </w:rPr>
        <w:t xml:space="preserve">في عام </w:t>
      </w:r>
      <w:r w:rsidRPr="1CC95C03" w:rsidR="60FD8540">
        <w:rPr>
          <w:rFonts w:ascii="Times New Roman" w:hAnsi="Times New Roman" w:eastAsia="Times New Roman" w:cs="Times New Roman" w:asciiTheme="majorAscii" w:hAnsiTheme="majorAscii" w:eastAsiaTheme="majorAscii" w:cstheme="majorAscii"/>
          <w:noProof w:val="0"/>
          <w:sz w:val="40"/>
          <w:szCs w:val="40"/>
        </w:rPr>
        <w:t>1392</w:t>
      </w:r>
      <w:r w:rsidRPr="1CC95C03" w:rsidR="60FD8540">
        <w:rPr>
          <w:rFonts w:ascii="Times New Roman" w:hAnsi="Times New Roman" w:eastAsia="Times New Roman" w:cs="Times New Roman" w:asciiTheme="majorAscii" w:hAnsiTheme="majorAscii" w:eastAsiaTheme="majorAscii" w:cstheme="majorAscii"/>
          <w:noProof w:val="0"/>
          <w:sz w:val="40"/>
          <w:szCs w:val="40"/>
          <w:rtl w:val="1"/>
        </w:rPr>
        <w:t>هـ أصبحت الشعبة إدارة عامة مركزية.</w:t>
      </w:r>
    </w:p>
    <w:p w:rsidR="60FD8540" w:rsidP="1CC95C03" w:rsidRDefault="60FD8540" w14:paraId="4CDD8E85" w14:textId="23F7054E">
      <w:pPr>
        <w:pStyle w:val="ListParagraph"/>
        <w:numPr>
          <w:ilvl w:val="0"/>
          <w:numId w:val="34"/>
        </w:numPr>
        <w:bidi w:val="1"/>
        <w:rPr>
          <w:rFonts w:ascii="Times New Roman" w:hAnsi="Times New Roman" w:eastAsia="Times New Roman" w:cs="Times New Roman" w:asciiTheme="majorAscii" w:hAnsiTheme="majorAscii" w:eastAsiaTheme="majorAscii" w:cstheme="majorAscii"/>
          <w:b w:val="0"/>
          <w:bCs w:val="0"/>
          <w:i w:val="0"/>
          <w:iCs w:val="0"/>
          <w:caps w:val="0"/>
          <w:smallCaps w:val="0"/>
          <w:noProof w:val="0"/>
          <w:color w:val="auto"/>
          <w:sz w:val="40"/>
          <w:szCs w:val="40"/>
          <w:lang w:bidi="ar-SA"/>
        </w:rPr>
        <w:pPrChange w:author="احسان الشريف" w:date="2026-04-20T15:34:15.366Z">
          <w:pPr>
            <w:pStyle w:val="Normal"/>
            <w:bidi w:val="1"/>
          </w:pPr>
        </w:pPrChange>
      </w:pPr>
      <w:r w:rsidRPr="1CC95C03" w:rsidR="60FD8540">
        <w:rPr>
          <w:rFonts w:ascii="Times New Roman" w:hAnsi="Times New Roman" w:eastAsia="Times New Roman" w:cs="Times New Roman" w:asciiTheme="majorAscii" w:hAnsiTheme="majorAscii" w:eastAsiaTheme="majorAscii" w:cstheme="majorAscii"/>
          <w:noProof w:val="0"/>
          <w:sz w:val="40"/>
          <w:szCs w:val="40"/>
          <w:rtl w:val="1"/>
        </w:rPr>
        <w:t xml:space="preserve">وفي </w:t>
      </w:r>
      <w:r w:rsidRPr="1CC95C03" w:rsidR="60FD8540">
        <w:rPr>
          <w:rFonts w:ascii="Times New Roman" w:hAnsi="Times New Roman" w:eastAsia="Times New Roman" w:cs="Times New Roman" w:asciiTheme="majorAscii" w:hAnsiTheme="majorAscii" w:eastAsiaTheme="majorAscii" w:cstheme="majorAscii"/>
          <w:noProof w:val="0"/>
          <w:sz w:val="40"/>
          <w:szCs w:val="40"/>
        </w:rPr>
        <w:t>18/10/1398</w:t>
      </w:r>
      <w:r w:rsidRPr="1CC95C03" w:rsidR="60FD8540">
        <w:rPr>
          <w:rFonts w:ascii="Times New Roman" w:hAnsi="Times New Roman" w:eastAsia="Times New Roman" w:cs="Times New Roman" w:asciiTheme="majorAscii" w:hAnsiTheme="majorAscii" w:eastAsiaTheme="majorAscii" w:cstheme="majorAscii"/>
          <w:noProof w:val="0"/>
          <w:sz w:val="40"/>
          <w:szCs w:val="40"/>
          <w:rtl w:val="1"/>
        </w:rPr>
        <w:t>هـ (</w:t>
      </w:r>
      <w:r w:rsidRPr="1CC95C03" w:rsidR="60FD8540">
        <w:rPr>
          <w:rFonts w:ascii="Times New Roman" w:hAnsi="Times New Roman" w:eastAsia="Times New Roman" w:cs="Times New Roman" w:asciiTheme="majorAscii" w:hAnsiTheme="majorAscii" w:eastAsiaTheme="majorAscii" w:cstheme="majorAscii"/>
          <w:noProof w:val="0"/>
          <w:sz w:val="40"/>
          <w:szCs w:val="40"/>
        </w:rPr>
        <w:t>1978</w:t>
      </w:r>
      <w:r w:rsidRPr="1CC95C03" w:rsidR="60FD8540">
        <w:rPr>
          <w:rFonts w:ascii="Times New Roman" w:hAnsi="Times New Roman" w:eastAsia="Times New Roman" w:cs="Times New Roman" w:asciiTheme="majorAscii" w:hAnsiTheme="majorAscii" w:eastAsiaTheme="majorAscii" w:cstheme="majorAscii"/>
          <w:noProof w:val="0"/>
          <w:sz w:val="40"/>
          <w:szCs w:val="40"/>
          <w:rtl w:val="1"/>
        </w:rPr>
        <w:t>) انفصلت الإدارة عن الأمن العام وارتبطت بالوزارة مباشرة (إدارة عامة مركزية).</w:t>
      </w:r>
    </w:p>
    <w:p w:rsidR="60FD8540" w:rsidP="1CC95C03" w:rsidRDefault="60FD8540" w14:paraId="70764C4F" w14:textId="32864B10">
      <w:pPr>
        <w:pStyle w:val="ListParagraph"/>
        <w:numPr>
          <w:ilvl w:val="0"/>
          <w:numId w:val="34"/>
        </w:numPr>
        <w:bidi w:val="1"/>
        <w:rPr>
          <w:rFonts w:ascii="Times New Roman" w:hAnsi="Times New Roman" w:eastAsia="Times New Roman" w:cs="Times New Roman" w:asciiTheme="majorAscii" w:hAnsiTheme="majorAscii" w:eastAsiaTheme="majorAscii" w:cstheme="majorAscii"/>
          <w:b w:val="0"/>
          <w:bCs w:val="0"/>
          <w:i w:val="0"/>
          <w:iCs w:val="0"/>
          <w:caps w:val="0"/>
          <w:smallCaps w:val="0"/>
          <w:noProof w:val="0"/>
          <w:color w:val="auto"/>
          <w:sz w:val="40"/>
          <w:szCs w:val="40"/>
          <w:lang w:bidi="ar-SA"/>
        </w:rPr>
        <w:pPrChange w:author="احسان الشريف" w:date="2026-04-20T15:34:15.367Z">
          <w:pPr>
            <w:pStyle w:val="Normal"/>
            <w:bidi w:val="1"/>
          </w:pPr>
        </w:pPrChange>
      </w:pPr>
      <w:r w:rsidRPr="1CC95C03" w:rsidR="60FD8540">
        <w:rPr>
          <w:rFonts w:ascii="Times New Roman" w:hAnsi="Times New Roman" w:eastAsia="Times New Roman" w:cs="Times New Roman" w:asciiTheme="majorAscii" w:hAnsiTheme="majorAscii" w:eastAsiaTheme="majorAscii" w:cstheme="majorAscii"/>
          <w:noProof w:val="0"/>
          <w:sz w:val="40"/>
          <w:szCs w:val="40"/>
          <w:rtl w:val="1"/>
        </w:rPr>
        <w:t xml:space="preserve">في </w:t>
      </w:r>
      <w:r w:rsidRPr="1CC95C03" w:rsidR="60FD8540">
        <w:rPr>
          <w:rFonts w:ascii="Times New Roman" w:hAnsi="Times New Roman" w:eastAsia="Times New Roman" w:cs="Times New Roman" w:asciiTheme="majorAscii" w:hAnsiTheme="majorAscii" w:eastAsiaTheme="majorAscii" w:cstheme="majorAscii"/>
          <w:noProof w:val="0"/>
          <w:sz w:val="40"/>
          <w:szCs w:val="40"/>
        </w:rPr>
        <w:t>1/1/1401</w:t>
      </w:r>
      <w:r w:rsidRPr="1CC95C03" w:rsidR="60FD8540">
        <w:rPr>
          <w:rFonts w:ascii="Times New Roman" w:hAnsi="Times New Roman" w:eastAsia="Times New Roman" w:cs="Times New Roman" w:asciiTheme="majorAscii" w:hAnsiTheme="majorAscii" w:eastAsiaTheme="majorAscii" w:cstheme="majorAscii"/>
          <w:noProof w:val="0"/>
          <w:sz w:val="40"/>
          <w:szCs w:val="40"/>
          <w:rtl w:val="1"/>
        </w:rPr>
        <w:t>هـ (</w:t>
      </w:r>
      <w:r w:rsidRPr="1CC95C03" w:rsidR="60FD8540">
        <w:rPr>
          <w:rFonts w:ascii="Times New Roman" w:hAnsi="Times New Roman" w:eastAsia="Times New Roman" w:cs="Times New Roman" w:asciiTheme="majorAscii" w:hAnsiTheme="majorAscii" w:eastAsiaTheme="majorAscii" w:cstheme="majorAscii"/>
          <w:noProof w:val="0"/>
          <w:sz w:val="40"/>
          <w:szCs w:val="40"/>
        </w:rPr>
        <w:t>1981</w:t>
      </w:r>
      <w:r w:rsidRPr="1CC95C03" w:rsidR="60FD8540">
        <w:rPr>
          <w:rFonts w:ascii="Times New Roman" w:hAnsi="Times New Roman" w:eastAsia="Times New Roman" w:cs="Times New Roman" w:asciiTheme="majorAscii" w:hAnsiTheme="majorAscii" w:eastAsiaTheme="majorAscii" w:cstheme="majorAscii"/>
          <w:noProof w:val="0"/>
          <w:sz w:val="40"/>
          <w:szCs w:val="40"/>
          <w:rtl w:val="1"/>
        </w:rPr>
        <w:t>) أعيد ارتباط إدارة مكافحة المخدرات وأصبح ارتباطها مباشرًا بمعالي مدير الأمن العام.</w:t>
      </w:r>
    </w:p>
    <w:p w:rsidR="60FD8540" w:rsidP="1CC95C03" w:rsidRDefault="60FD8540" w14:paraId="5FB3233A" w14:textId="60B79609">
      <w:pPr>
        <w:pStyle w:val="ListParagraph"/>
        <w:numPr>
          <w:ilvl w:val="0"/>
          <w:numId w:val="34"/>
        </w:numPr>
        <w:bidi w:val="1"/>
        <w:rPr>
          <w:rFonts w:ascii="Times New Roman" w:hAnsi="Times New Roman" w:eastAsia="Times New Roman" w:cs="Times New Roman" w:asciiTheme="majorAscii" w:hAnsiTheme="majorAscii" w:eastAsiaTheme="majorAscii" w:cstheme="majorAscii"/>
          <w:b w:val="0"/>
          <w:bCs w:val="0"/>
          <w:i w:val="0"/>
          <w:iCs w:val="0"/>
          <w:caps w:val="0"/>
          <w:smallCaps w:val="0"/>
          <w:noProof w:val="0"/>
          <w:color w:val="auto"/>
          <w:sz w:val="40"/>
          <w:szCs w:val="40"/>
          <w:lang w:bidi="ar-SA"/>
        </w:rPr>
        <w:pPrChange w:author="احسان الشريف" w:date="2026-04-20T15:34:15.368Z">
          <w:pPr>
            <w:pStyle w:val="Normal"/>
            <w:bidi w:val="1"/>
          </w:pPr>
        </w:pPrChange>
      </w:pPr>
      <w:r w:rsidRPr="1CC95C03" w:rsidR="60FD8540">
        <w:rPr>
          <w:rFonts w:ascii="Times New Roman" w:hAnsi="Times New Roman" w:eastAsia="Times New Roman" w:cs="Times New Roman" w:asciiTheme="majorAscii" w:hAnsiTheme="majorAscii" w:eastAsiaTheme="majorAscii" w:cstheme="majorAscii"/>
          <w:noProof w:val="0"/>
          <w:sz w:val="40"/>
          <w:szCs w:val="40"/>
          <w:rtl w:val="1"/>
        </w:rPr>
        <w:t>ونظرًا لاتساع رقعة البلاد، تطورت الإدارة إلى إدارة عامة، وأصبح يتبعها في الوقت الحاضر (</w:t>
      </w:r>
      <w:r w:rsidRPr="1CC95C03" w:rsidR="60FD8540">
        <w:rPr>
          <w:rFonts w:ascii="Times New Roman" w:hAnsi="Times New Roman" w:eastAsia="Times New Roman" w:cs="Times New Roman" w:asciiTheme="majorAscii" w:hAnsiTheme="majorAscii" w:eastAsiaTheme="majorAscii" w:cstheme="majorAscii"/>
          <w:noProof w:val="0"/>
          <w:sz w:val="40"/>
          <w:szCs w:val="40"/>
        </w:rPr>
        <w:t>93</w:t>
      </w:r>
      <w:r w:rsidRPr="1CC95C03" w:rsidR="60FD8540">
        <w:rPr>
          <w:rFonts w:ascii="Times New Roman" w:hAnsi="Times New Roman" w:eastAsia="Times New Roman" w:cs="Times New Roman" w:asciiTheme="majorAscii" w:hAnsiTheme="majorAscii" w:eastAsiaTheme="majorAscii" w:cstheme="majorAscii"/>
          <w:noProof w:val="0"/>
          <w:sz w:val="40"/>
          <w:szCs w:val="40"/>
          <w:rtl w:val="1"/>
        </w:rPr>
        <w:t xml:space="preserve">) إدارة </w:t>
      </w:r>
      <w:r w:rsidRPr="1CC95C03" w:rsidR="60FD8540">
        <w:rPr>
          <w:rFonts w:ascii="Times New Roman" w:hAnsi="Times New Roman" w:eastAsia="Times New Roman" w:cs="Times New Roman" w:asciiTheme="majorAscii" w:hAnsiTheme="majorAscii" w:eastAsiaTheme="majorAscii" w:cstheme="majorAscii"/>
          <w:noProof w:val="0"/>
          <w:sz w:val="40"/>
          <w:szCs w:val="40"/>
          <w:rtl w:val="1"/>
        </w:rPr>
        <w:t>وشعبة</w:t>
      </w:r>
      <w:r w:rsidRPr="1CC95C03" w:rsidR="60FD8540">
        <w:rPr>
          <w:rFonts w:ascii="Times New Roman" w:hAnsi="Times New Roman" w:eastAsia="Times New Roman" w:cs="Times New Roman" w:asciiTheme="majorAscii" w:hAnsiTheme="majorAscii" w:eastAsiaTheme="majorAscii" w:cstheme="majorAscii"/>
          <w:noProof w:val="0"/>
          <w:sz w:val="40"/>
          <w:szCs w:val="40"/>
          <w:rtl w:val="1"/>
        </w:rPr>
        <w:t xml:space="preserve"> وقسمًا ووحدة ومكتباً.</w:t>
      </w:r>
    </w:p>
    <w:p w:rsidR="60FD8540" w:rsidP="1CC95C03" w:rsidRDefault="60FD8540" w14:paraId="66DF650B" w14:textId="78EC7155">
      <w:pPr>
        <w:pStyle w:val="ListParagraph"/>
        <w:numPr>
          <w:ilvl w:val="0"/>
          <w:numId w:val="34"/>
        </w:numPr>
        <w:bidi w:val="1"/>
        <w:rPr>
          <w:rFonts w:ascii="Times New Roman" w:hAnsi="Times New Roman" w:eastAsia="Times New Roman" w:cs="Times New Roman" w:asciiTheme="majorAscii" w:hAnsiTheme="majorAscii" w:eastAsiaTheme="majorAscii" w:cstheme="majorAscii"/>
          <w:b w:val="0"/>
          <w:bCs w:val="0"/>
          <w:i w:val="0"/>
          <w:iCs w:val="0"/>
          <w:caps w:val="0"/>
          <w:smallCaps w:val="0"/>
          <w:noProof w:val="0"/>
          <w:color w:val="auto"/>
          <w:sz w:val="40"/>
          <w:szCs w:val="40"/>
          <w:lang w:bidi="ar-SA"/>
        </w:rPr>
        <w:pPrChange w:author="احسان الشريف" w:date="2026-04-20T15:34:15.369Z">
          <w:pPr>
            <w:pStyle w:val="Normal"/>
            <w:bidi w:val="1"/>
          </w:pPr>
        </w:pPrChange>
      </w:pPr>
      <w:r w:rsidRPr="1CC95C03" w:rsidR="60FD8540">
        <w:rPr>
          <w:rFonts w:ascii="Times New Roman" w:hAnsi="Times New Roman" w:eastAsia="Times New Roman" w:cs="Times New Roman" w:asciiTheme="majorAscii" w:hAnsiTheme="majorAscii" w:eastAsiaTheme="majorAscii" w:cstheme="majorAscii"/>
          <w:noProof w:val="0"/>
          <w:sz w:val="40"/>
          <w:szCs w:val="40"/>
          <w:rtl w:val="1"/>
        </w:rPr>
        <w:t>اتخذت الإدارة العامة لمكافحة المخدرات شعارًا لها وهو: «مكافحة المخدرات واجب ديني ووطني وإنساني».</w:t>
      </w:r>
    </w:p>
    <w:p w:rsidR="60FD8540" w:rsidP="1CC95C03" w:rsidRDefault="60FD8540" w14:paraId="415851DB" w14:textId="501FFC79">
      <w:pPr>
        <w:pStyle w:val="ListParagraph"/>
        <w:numPr>
          <w:ilvl w:val="0"/>
          <w:numId w:val="34"/>
        </w:numPr>
        <w:bidi w:val="1"/>
        <w:rPr>
          <w:rFonts w:ascii="Times New Roman" w:hAnsi="Times New Roman" w:eastAsia="Times New Roman" w:cs="Times New Roman" w:asciiTheme="majorAscii" w:hAnsiTheme="majorAscii" w:eastAsiaTheme="majorAscii" w:cstheme="majorAscii"/>
          <w:b w:val="0"/>
          <w:bCs w:val="0"/>
          <w:i w:val="0"/>
          <w:iCs w:val="0"/>
          <w:caps w:val="0"/>
          <w:smallCaps w:val="0"/>
          <w:noProof w:val="0"/>
          <w:color w:val="auto"/>
          <w:sz w:val="40"/>
          <w:szCs w:val="40"/>
          <w:lang w:bidi="ar-SA"/>
        </w:rPr>
        <w:pPrChange w:author="احسان الشريف" w:date="2026-04-20T15:34:15.369Z">
          <w:pPr>
            <w:pStyle w:val="Normal"/>
            <w:bidi w:val="1"/>
          </w:pPr>
        </w:pPrChange>
      </w:pPr>
      <w:r w:rsidRPr="1CC95C03" w:rsidR="60FD8540">
        <w:rPr>
          <w:rFonts w:ascii="Times New Roman" w:hAnsi="Times New Roman" w:eastAsia="Times New Roman" w:cs="Times New Roman" w:asciiTheme="majorAscii" w:hAnsiTheme="majorAscii" w:eastAsiaTheme="majorAscii" w:cstheme="majorAscii"/>
          <w:noProof w:val="0"/>
          <w:sz w:val="40"/>
          <w:szCs w:val="40"/>
          <w:rtl w:val="1"/>
        </w:rPr>
        <w:t xml:space="preserve">مؤخراً صدر قرار وزير الداخلية عام </w:t>
      </w:r>
      <w:r w:rsidRPr="1CC95C03" w:rsidR="60FD8540">
        <w:rPr>
          <w:rFonts w:ascii="Times New Roman" w:hAnsi="Times New Roman" w:eastAsia="Times New Roman" w:cs="Times New Roman" w:asciiTheme="majorAscii" w:hAnsiTheme="majorAscii" w:eastAsiaTheme="majorAscii" w:cstheme="majorAscii"/>
          <w:noProof w:val="0"/>
          <w:sz w:val="40"/>
          <w:szCs w:val="40"/>
        </w:rPr>
        <w:t>1428</w:t>
      </w:r>
      <w:r w:rsidRPr="1CC95C03" w:rsidR="60FD8540">
        <w:rPr>
          <w:rFonts w:ascii="Times New Roman" w:hAnsi="Times New Roman" w:eastAsia="Times New Roman" w:cs="Times New Roman" w:asciiTheme="majorAscii" w:hAnsiTheme="majorAscii" w:eastAsiaTheme="majorAscii" w:cstheme="majorAscii"/>
          <w:noProof w:val="0"/>
          <w:sz w:val="40"/>
          <w:szCs w:val="40"/>
          <w:rtl w:val="1"/>
        </w:rPr>
        <w:t>هـ برفع مستوى إدارة مكافحة المخدرات إلى قطاع مرتبط مساعد وزير الداخلية للشؤون الأمنية. وأصبحت تسمى الآن المديرية العامة لمكافحة المخدرات.</w:t>
      </w:r>
    </w:p>
    <w:p w:rsidR="34E802BF" w:rsidP="1CC95C03" w:rsidRDefault="34E802BF" w14:paraId="20438828" w14:textId="7BFD4F5D">
      <w:pPr>
        <w:pStyle w:val="Heading1"/>
        <w:jc w:val="center"/>
        <w:rPr>
          <w:noProof w:val="0"/>
          <w:sz w:val="56"/>
          <w:szCs w:val="56"/>
        </w:rPr>
      </w:pPr>
      <w:bookmarkStart w:name="_Toc2111713423" w:id="1343074011"/>
      <w:r w:rsidRPr="1CC95C03" w:rsidR="34E802BF">
        <w:rPr>
          <w:noProof w:val="0"/>
          <w:sz w:val="56"/>
          <w:szCs w:val="56"/>
          <w:rtl w:val="1"/>
        </w:rPr>
        <w:t>مهام المديرية العامة لمكافحة المخدرات بالمملكة العربية السعودية</w:t>
      </w:r>
      <w:bookmarkEnd w:id="1343074011"/>
    </w:p>
    <w:p w:rsidR="34E802BF" w:rsidP="1CC95C03" w:rsidRDefault="34E802BF" w14:paraId="4943B1EB" w14:textId="1AD107F9">
      <w:pPr>
        <w:pStyle w:val="Normal"/>
        <w:spacing w:after="360" w:afterAutospacing="off"/>
        <w:jc w:val="left"/>
        <w:rPr>
          <w:b w:val="0"/>
          <w:bCs w:val="0"/>
          <w:noProof w:val="0"/>
          <w:color w:val="auto"/>
          <w:sz w:val="40"/>
          <w:szCs w:val="40"/>
          <w:rPrChange w:author="احسان الشريف" w:date="2026-04-20T15:35:35.484Z" w:id="976626164">
            <w:rPr>
              <w:b w:val="0"/>
              <w:bCs w:val="0"/>
              <w:noProof w:val="0"/>
              <w:sz w:val="32"/>
              <w:szCs w:val="32"/>
            </w:rPr>
          </w:rPrChange>
        </w:rPr>
        <w:pPrChange w:author="احسان الشريف" w:date="2026-04-20T15:36:25.058Z">
          <w:pPr>
            <w:pStyle w:val="Normal"/>
            <w:jc w:val="center"/>
          </w:pPr>
        </w:pPrChange>
      </w:pPr>
      <w:r w:rsidRPr="1CC95C03" w:rsidR="34E802BF">
        <w:rPr>
          <w:b w:val="0"/>
          <w:bCs w:val="0"/>
          <w:noProof w:val="0"/>
          <w:color w:val="auto"/>
          <w:sz w:val="40"/>
          <w:szCs w:val="40"/>
          <w:rtl w:val="1"/>
          <w:rPrChange w:author="احسان الشريف" w:date="2026-04-20T15:36:06.339Z" w16du:dateUtc="2026-04-20T15:36:06.339Z" w:id="1166340483">
            <w:rPr>
              <w:b w:val="0"/>
              <w:bCs w:val="0"/>
              <w:noProof w:val="0"/>
              <w:sz w:val="32"/>
              <w:szCs w:val="32"/>
            </w:rPr>
          </w:rPrChange>
        </w:rPr>
        <w:t>تسعى مديرية مكافحة المخدرات على الاهتمام بقضايا البائعين والمتعاطين للمخدرات، وذلك للحد من انتشار هذه المشكلة، ويوجد العديد من المهام التي تبذلها مديرية مكافحة المخدرات لتحقيق هذه الأهداف وتتمثل هذه المهام فيما يلي</w:t>
      </w:r>
      <w:r w:rsidRPr="1CC95C03" w:rsidR="34E802BF">
        <w:rPr>
          <w:b w:val="0"/>
          <w:bCs w:val="0"/>
          <w:noProof w:val="0"/>
          <w:color w:val="auto"/>
          <w:sz w:val="40"/>
          <w:szCs w:val="40"/>
          <w:rPrChange w:author="احسان الشريف" w:date="2026-04-20T15:36:06.339Z" w16du:dateUtc="2026-04-20T15:36:06.339Z" w:id="2034275320">
            <w:rPr>
              <w:b w:val="0"/>
              <w:bCs w:val="0"/>
              <w:noProof w:val="0"/>
              <w:sz w:val="32"/>
              <w:szCs w:val="32"/>
            </w:rPr>
          </w:rPrChange>
        </w:rPr>
        <w:t>:</w:t>
      </w:r>
    </w:p>
    <w:p w:rsidR="34E802BF" w:rsidP="1CC95C03" w:rsidRDefault="34E802BF" w14:paraId="6E1234C0" w14:textId="006F87D4">
      <w:pPr>
        <w:pStyle w:val="ListParagraph"/>
        <w:numPr>
          <w:ilvl w:val="0"/>
          <w:numId w:val="36"/>
        </w:numPr>
        <w:rPr>
          <w:b w:val="0"/>
          <w:bCs w:val="0"/>
          <w:noProof w:val="0"/>
          <w:color w:val="auto"/>
          <w:sz w:val="40"/>
          <w:szCs w:val="40"/>
          <w:rPrChange w:author="احسان الشريف" w:date="2026-04-20T15:35:35.486Z" w:id="499375853">
            <w:rPr>
              <w:b w:val="0"/>
              <w:bCs w:val="0"/>
              <w:noProof w:val="0"/>
              <w:sz w:val="32"/>
              <w:szCs w:val="32"/>
            </w:rPr>
          </w:rPrChange>
        </w:rPr>
        <w:pPrChange w:author="احسان الشريف" w:date="2026-04-20T15:38:32.124Z">
          <w:pPr>
            <w:pStyle w:val="Normal"/>
            <w:jc w:val="center"/>
          </w:pPr>
        </w:pPrChange>
      </w:pPr>
      <w:r w:rsidRPr="1CC95C03" w:rsidR="34E802BF">
        <w:rPr>
          <w:noProof w:val="0"/>
          <w:sz w:val="40"/>
          <w:szCs w:val="40"/>
          <w:rtl w:val="1"/>
          <w:rPrChange w:author="احسان الشريف" w:date="2026-04-20T15:38:23.183Z" w16du:dateUtc="2026-04-20T15:38:23.183Z" w:id="1649095534">
            <w:rPr>
              <w:b w:val="0"/>
              <w:bCs w:val="0"/>
              <w:noProof w:val="0"/>
              <w:sz w:val="32"/>
              <w:szCs w:val="32"/>
            </w:rPr>
          </w:rPrChange>
        </w:rPr>
        <w:t>وضع الخطط المدروسة للقبض على مروجي المخدرات ومهربيها بجميع أنحاء المملكة</w:t>
      </w:r>
      <w:r w:rsidRPr="1CC95C03" w:rsidR="34E802BF">
        <w:rPr>
          <w:noProof w:val="0"/>
          <w:sz w:val="40"/>
          <w:szCs w:val="40"/>
          <w:rPrChange w:author="احسان الشريف" w:date="2026-04-20T15:38:23.183Z" w16du:dateUtc="2026-04-20T15:38:23.183Z" w:id="1225024538">
            <w:rPr>
              <w:b w:val="0"/>
              <w:bCs w:val="0"/>
              <w:noProof w:val="0"/>
              <w:sz w:val="32"/>
              <w:szCs w:val="32"/>
            </w:rPr>
          </w:rPrChange>
        </w:rPr>
        <w:t>.</w:t>
      </w:r>
    </w:p>
    <w:p w:rsidR="34E802BF" w:rsidP="1CC95C03" w:rsidRDefault="34E802BF" w14:paraId="7F6C01CA" w14:textId="1E1494F1">
      <w:pPr>
        <w:pStyle w:val="ListParagraph"/>
        <w:numPr>
          <w:ilvl w:val="0"/>
          <w:numId w:val="36"/>
        </w:numPr>
        <w:rPr>
          <w:b w:val="0"/>
          <w:bCs w:val="0"/>
          <w:noProof w:val="0"/>
          <w:color w:val="auto"/>
          <w:sz w:val="40"/>
          <w:szCs w:val="40"/>
          <w:rPrChange w:author="احسان الشريف" w:date="2026-04-20T15:35:35.487Z" w:id="894515630">
            <w:rPr>
              <w:b w:val="0"/>
              <w:bCs w:val="0"/>
              <w:noProof w:val="0"/>
              <w:sz w:val="32"/>
              <w:szCs w:val="32"/>
            </w:rPr>
          </w:rPrChange>
        </w:rPr>
        <w:pPrChange w:author="احسان الشريف" w:date="2026-04-20T15:38:32.124Z">
          <w:pPr>
            <w:pStyle w:val="Normal"/>
            <w:jc w:val="center"/>
          </w:pPr>
        </w:pPrChange>
      </w:pPr>
      <w:r w:rsidRPr="1CC95C03" w:rsidR="34E802BF">
        <w:rPr>
          <w:noProof w:val="0"/>
          <w:sz w:val="40"/>
          <w:szCs w:val="40"/>
          <w:rtl w:val="1"/>
          <w:rPrChange w:author="احسان الشريف" w:date="2026-04-20T15:38:23.186Z" w16du:dateUtc="2026-04-20T15:38:23.186Z" w:id="1742536730">
            <w:rPr>
              <w:b w:val="0"/>
              <w:bCs w:val="0"/>
              <w:noProof w:val="0"/>
              <w:sz w:val="32"/>
              <w:szCs w:val="32"/>
            </w:rPr>
          </w:rPrChange>
        </w:rPr>
        <w:t>الإشراف بشكل دوري ومستمر على قضايا المخدرات المختلفة والتأكد من تنفيذ العدالة</w:t>
      </w:r>
      <w:r w:rsidRPr="1CC95C03" w:rsidR="34E802BF">
        <w:rPr>
          <w:noProof w:val="0"/>
          <w:sz w:val="40"/>
          <w:szCs w:val="40"/>
          <w:rPrChange w:author="احسان الشريف" w:date="2026-04-20T15:38:23.186Z" w16du:dateUtc="2026-04-20T15:38:23.186Z" w:id="367792199">
            <w:rPr>
              <w:b w:val="0"/>
              <w:bCs w:val="0"/>
              <w:noProof w:val="0"/>
              <w:sz w:val="32"/>
              <w:szCs w:val="32"/>
            </w:rPr>
          </w:rPrChange>
        </w:rPr>
        <w:t>.</w:t>
      </w:r>
    </w:p>
    <w:p w:rsidR="34E802BF" w:rsidP="1CC95C03" w:rsidRDefault="34E802BF" w14:paraId="233E01E8" w14:textId="57A45CD8">
      <w:pPr>
        <w:pStyle w:val="ListParagraph"/>
        <w:numPr>
          <w:ilvl w:val="0"/>
          <w:numId w:val="36"/>
        </w:numPr>
        <w:rPr>
          <w:b w:val="0"/>
          <w:bCs w:val="0"/>
          <w:noProof w:val="0"/>
          <w:color w:val="auto"/>
          <w:sz w:val="40"/>
          <w:szCs w:val="40"/>
          <w:rPrChange w:author="احسان الشريف" w:date="2026-04-20T15:35:35.489Z" w:id="637377125">
            <w:rPr>
              <w:b w:val="0"/>
              <w:bCs w:val="0"/>
              <w:noProof w:val="0"/>
              <w:sz w:val="32"/>
              <w:szCs w:val="32"/>
            </w:rPr>
          </w:rPrChange>
        </w:rPr>
        <w:pPrChange w:author="احسان الشريف" w:date="2026-04-20T15:38:32.124Z">
          <w:pPr>
            <w:pStyle w:val="Normal"/>
            <w:jc w:val="center"/>
          </w:pPr>
        </w:pPrChange>
      </w:pPr>
      <w:r w:rsidRPr="1CC95C03" w:rsidR="34E802BF">
        <w:rPr>
          <w:noProof w:val="0"/>
          <w:sz w:val="40"/>
          <w:szCs w:val="40"/>
          <w:rtl w:val="1"/>
          <w:rPrChange w:author="احسان الشريف" w:date="2026-04-20T15:38:23.188Z" w16du:dateUtc="2026-04-20T15:38:23.188Z" w:id="1806703930">
            <w:rPr>
              <w:b w:val="0"/>
              <w:bCs w:val="0"/>
              <w:noProof w:val="0"/>
              <w:sz w:val="32"/>
              <w:szCs w:val="32"/>
            </w:rPr>
          </w:rPrChange>
        </w:rPr>
        <w:t>التواصل مع الجهات الحكومية المعنية لنشر الوعي والثقافة بين المواطنين عن أضرار المخدرات المختلفة على المستوى الفردي ومستوى المجتمع ككل</w:t>
      </w:r>
      <w:r w:rsidRPr="1CC95C03" w:rsidR="34E802BF">
        <w:rPr>
          <w:noProof w:val="0"/>
          <w:sz w:val="40"/>
          <w:szCs w:val="40"/>
          <w:rPrChange w:author="احسان الشريف" w:date="2026-04-20T15:38:23.188Z" w16du:dateUtc="2026-04-20T15:38:23.188Z" w:id="1268955153">
            <w:rPr>
              <w:b w:val="0"/>
              <w:bCs w:val="0"/>
              <w:noProof w:val="0"/>
              <w:sz w:val="32"/>
              <w:szCs w:val="32"/>
            </w:rPr>
          </w:rPrChange>
        </w:rPr>
        <w:t>.</w:t>
      </w:r>
    </w:p>
    <w:p w:rsidR="34E802BF" w:rsidP="1CC95C03" w:rsidRDefault="34E802BF" w14:paraId="584F4DAB" w14:textId="11653A0D">
      <w:pPr>
        <w:pStyle w:val="ListParagraph"/>
        <w:numPr>
          <w:ilvl w:val="0"/>
          <w:numId w:val="36"/>
        </w:numPr>
        <w:rPr>
          <w:b w:val="0"/>
          <w:bCs w:val="0"/>
          <w:noProof w:val="0"/>
          <w:color w:val="auto"/>
          <w:sz w:val="40"/>
          <w:szCs w:val="40"/>
          <w:rPrChange w:author="احسان الشريف" w:date="2026-04-20T15:35:35.49Z" w:id="606062094">
            <w:rPr>
              <w:b w:val="0"/>
              <w:bCs w:val="0"/>
              <w:noProof w:val="0"/>
              <w:sz w:val="32"/>
              <w:szCs w:val="32"/>
            </w:rPr>
          </w:rPrChange>
        </w:rPr>
        <w:pPrChange w:author="احسان الشريف" w:date="2026-04-20T15:38:32.125Z">
          <w:pPr>
            <w:pStyle w:val="Normal"/>
            <w:jc w:val="center"/>
          </w:pPr>
        </w:pPrChange>
      </w:pPr>
      <w:r w:rsidRPr="1CC95C03" w:rsidR="34E802BF">
        <w:rPr>
          <w:noProof w:val="0"/>
          <w:sz w:val="40"/>
          <w:szCs w:val="40"/>
          <w:rtl w:val="1"/>
          <w:rPrChange w:author="احسان الشريف" w:date="2026-04-20T15:38:23.19Z" w16du:dateUtc="2026-04-20T15:38:23.19Z" w:id="776878646">
            <w:rPr>
              <w:b w:val="0"/>
              <w:bCs w:val="0"/>
              <w:noProof w:val="0"/>
              <w:sz w:val="32"/>
              <w:szCs w:val="32"/>
            </w:rPr>
          </w:rPrChange>
        </w:rPr>
        <w:t>وضع خطط للتطوير من العمل الإداري والميداني حول مكافحة المخدرات</w:t>
      </w:r>
      <w:r w:rsidRPr="1CC95C03" w:rsidR="34E802BF">
        <w:rPr>
          <w:noProof w:val="0"/>
          <w:sz w:val="40"/>
          <w:szCs w:val="40"/>
          <w:rPrChange w:author="احسان الشريف" w:date="2026-04-20T15:38:23.19Z" w16du:dateUtc="2026-04-20T15:38:23.19Z" w:id="837740196">
            <w:rPr>
              <w:b w:val="0"/>
              <w:bCs w:val="0"/>
              <w:noProof w:val="0"/>
              <w:sz w:val="32"/>
              <w:szCs w:val="32"/>
            </w:rPr>
          </w:rPrChange>
        </w:rPr>
        <w:t>.</w:t>
      </w:r>
    </w:p>
    <w:p w:rsidR="34E802BF" w:rsidP="1CC95C03" w:rsidRDefault="34E802BF" w14:paraId="18CD5633" w14:textId="3C176FBE">
      <w:pPr>
        <w:pStyle w:val="ListParagraph"/>
        <w:numPr>
          <w:ilvl w:val="0"/>
          <w:numId w:val="36"/>
        </w:numPr>
        <w:rPr>
          <w:b w:val="0"/>
          <w:bCs w:val="0"/>
          <w:noProof w:val="0"/>
          <w:color w:val="auto"/>
          <w:sz w:val="40"/>
          <w:szCs w:val="40"/>
          <w:rPrChange w:author="احسان الشريف" w:date="2026-04-20T15:35:35.492Z" w:id="92390432">
            <w:rPr>
              <w:b w:val="0"/>
              <w:bCs w:val="0"/>
              <w:noProof w:val="0"/>
              <w:sz w:val="32"/>
              <w:szCs w:val="32"/>
            </w:rPr>
          </w:rPrChange>
        </w:rPr>
        <w:pPrChange w:author="احسان الشريف" w:date="2026-04-20T15:38:32.125Z">
          <w:pPr>
            <w:pStyle w:val="Normal"/>
            <w:jc w:val="center"/>
          </w:pPr>
        </w:pPrChange>
      </w:pPr>
      <w:r w:rsidRPr="1CC95C03" w:rsidR="34E802BF">
        <w:rPr>
          <w:noProof w:val="0"/>
          <w:sz w:val="40"/>
          <w:szCs w:val="40"/>
          <w:rtl w:val="1"/>
          <w:rPrChange w:author="احسان الشريف" w:date="2026-04-20T15:38:23.192Z" w16du:dateUtc="2026-04-20T15:38:23.192Z" w:id="830318860">
            <w:rPr>
              <w:b w:val="0"/>
              <w:bCs w:val="0"/>
              <w:noProof w:val="0"/>
              <w:sz w:val="32"/>
              <w:szCs w:val="32"/>
            </w:rPr>
          </w:rPrChange>
        </w:rPr>
        <w:t>زيادة عدد البرامج التدريبية الموجهة للحد من مشكلة المخدرات بداخل وخارج دولة المملكة</w:t>
      </w:r>
      <w:r w:rsidRPr="1CC95C03" w:rsidR="34E802BF">
        <w:rPr>
          <w:noProof w:val="0"/>
          <w:sz w:val="40"/>
          <w:szCs w:val="40"/>
          <w:rPrChange w:author="احسان الشريف" w:date="2026-04-20T15:38:23.192Z" w16du:dateUtc="2026-04-20T15:38:23.192Z" w:id="698195794">
            <w:rPr>
              <w:b w:val="0"/>
              <w:bCs w:val="0"/>
              <w:noProof w:val="0"/>
              <w:sz w:val="32"/>
              <w:szCs w:val="32"/>
            </w:rPr>
          </w:rPrChange>
        </w:rPr>
        <w:t>.</w:t>
      </w:r>
    </w:p>
    <w:p w:rsidR="34E802BF" w:rsidP="1CC95C03" w:rsidRDefault="34E802BF" w14:paraId="7A83B820" w14:textId="4CB2E446">
      <w:pPr>
        <w:pStyle w:val="ListParagraph"/>
        <w:numPr>
          <w:ilvl w:val="0"/>
          <w:numId w:val="36"/>
        </w:numPr>
        <w:rPr>
          <w:b w:val="0"/>
          <w:bCs w:val="0"/>
          <w:noProof w:val="0"/>
          <w:color w:val="auto"/>
          <w:sz w:val="40"/>
          <w:szCs w:val="40"/>
          <w:rPrChange w:author="احسان الشريف" w:date="2026-04-20T15:35:35.494Z" w:id="684386144">
            <w:rPr>
              <w:b w:val="0"/>
              <w:bCs w:val="0"/>
              <w:noProof w:val="0"/>
              <w:sz w:val="32"/>
              <w:szCs w:val="32"/>
            </w:rPr>
          </w:rPrChange>
        </w:rPr>
        <w:pPrChange w:author="احسان الشريف" w:date="2026-04-20T15:38:32.125Z">
          <w:pPr>
            <w:pStyle w:val="Normal"/>
            <w:jc w:val="center"/>
          </w:pPr>
        </w:pPrChange>
      </w:pPr>
      <w:r w:rsidRPr="1CC95C03" w:rsidR="34E802BF">
        <w:rPr>
          <w:noProof w:val="0"/>
          <w:sz w:val="40"/>
          <w:szCs w:val="40"/>
          <w:rtl w:val="1"/>
          <w:rPrChange w:author="احسان الشريف" w:date="2026-04-20T15:38:23.194Z" w16du:dateUtc="2026-04-20T15:38:23.194Z" w:id="263037218">
            <w:rPr>
              <w:b w:val="0"/>
              <w:bCs w:val="0"/>
              <w:noProof w:val="0"/>
              <w:sz w:val="32"/>
              <w:szCs w:val="32"/>
            </w:rPr>
          </w:rPrChange>
        </w:rPr>
        <w:t>تنسيق الجهود مع الإدارة الخاصة بمكافحة المخدرات ومع الدول المجاورة للحد من تناقل المواد المخدرة بين الدول، والعمل على مراقبة موردي الأدوية والعقاقير بداخل دولة المملكة</w:t>
      </w:r>
      <w:r w:rsidRPr="1CC95C03" w:rsidR="34E802BF">
        <w:rPr>
          <w:noProof w:val="0"/>
          <w:sz w:val="40"/>
          <w:szCs w:val="40"/>
          <w:rPrChange w:author="احسان الشريف" w:date="2026-04-20T15:38:23.194Z" w16du:dateUtc="2026-04-20T15:38:23.194Z" w:id="916345445">
            <w:rPr>
              <w:b w:val="0"/>
              <w:bCs w:val="0"/>
              <w:noProof w:val="0"/>
              <w:sz w:val="32"/>
              <w:szCs w:val="32"/>
            </w:rPr>
          </w:rPrChange>
        </w:rPr>
        <w:t>.</w:t>
      </w:r>
    </w:p>
    <w:p w:rsidR="34E802BF" w:rsidP="1CC95C03" w:rsidRDefault="34E802BF" w14:paraId="5A442B0A" w14:textId="62D1C99A">
      <w:pPr>
        <w:pStyle w:val="ListParagraph"/>
        <w:numPr>
          <w:ilvl w:val="0"/>
          <w:numId w:val="36"/>
        </w:numPr>
        <w:rPr>
          <w:b w:val="0"/>
          <w:bCs w:val="0"/>
          <w:noProof w:val="0"/>
          <w:color w:val="auto"/>
          <w:sz w:val="40"/>
          <w:szCs w:val="40"/>
          <w:rPrChange w:author="احسان الشريف" w:date="2026-04-20T15:35:35.496Z" w:id="105015187">
            <w:rPr>
              <w:b w:val="0"/>
              <w:bCs w:val="0"/>
              <w:noProof w:val="0"/>
              <w:sz w:val="32"/>
              <w:szCs w:val="32"/>
            </w:rPr>
          </w:rPrChange>
        </w:rPr>
        <w:pPrChange w:author="احسان الشريف" w:date="2026-04-20T15:38:32.126Z">
          <w:pPr>
            <w:pStyle w:val="Normal"/>
            <w:jc w:val="center"/>
          </w:pPr>
        </w:pPrChange>
      </w:pPr>
      <w:r w:rsidRPr="1CC95C03" w:rsidR="34E802BF">
        <w:rPr>
          <w:noProof w:val="0"/>
          <w:sz w:val="40"/>
          <w:szCs w:val="40"/>
          <w:rtl w:val="1"/>
          <w:rPrChange w:author="احسان الشريف" w:date="2026-04-20T15:38:23.196Z" w16du:dateUtc="2026-04-20T15:38:23.196Z" w:id="1320329411">
            <w:rPr>
              <w:b w:val="0"/>
              <w:bCs w:val="0"/>
              <w:noProof w:val="0"/>
              <w:sz w:val="32"/>
              <w:szCs w:val="32"/>
            </w:rPr>
          </w:rPrChange>
        </w:rPr>
        <w:t>التعقب والمراقبة لجميع الموانئ والطرق البحرية والمطارات والطرق البرية، واجراء التفتيش بشكل مستمر على هذه المنافذ للحد من انتشار تجارة المخدرات</w:t>
      </w:r>
      <w:r w:rsidRPr="1CC95C03" w:rsidR="34E802BF">
        <w:rPr>
          <w:noProof w:val="0"/>
          <w:sz w:val="40"/>
          <w:szCs w:val="40"/>
          <w:rPrChange w:author="احسان الشريف" w:date="2026-04-20T15:38:23.196Z" w16du:dateUtc="2026-04-20T15:38:23.196Z" w:id="354035967">
            <w:rPr>
              <w:b w:val="0"/>
              <w:bCs w:val="0"/>
              <w:noProof w:val="0"/>
              <w:sz w:val="32"/>
              <w:szCs w:val="32"/>
            </w:rPr>
          </w:rPrChange>
        </w:rPr>
        <w:t>.</w:t>
      </w:r>
    </w:p>
    <w:p w:rsidR="34E802BF" w:rsidP="1CC95C03" w:rsidRDefault="34E802BF" w14:paraId="2CC37388" w14:textId="3B3BD63C">
      <w:pPr>
        <w:pStyle w:val="ListParagraph"/>
        <w:numPr>
          <w:ilvl w:val="0"/>
          <w:numId w:val="36"/>
        </w:numPr>
        <w:rPr>
          <w:b w:val="0"/>
          <w:bCs w:val="0"/>
          <w:noProof w:val="0"/>
          <w:color w:val="auto"/>
          <w:sz w:val="40"/>
          <w:szCs w:val="40"/>
          <w:rPrChange w:author="احسان الشريف" w:date="2026-04-20T15:35:35.497Z" w:id="545486896">
            <w:rPr>
              <w:b w:val="0"/>
              <w:bCs w:val="0"/>
              <w:noProof w:val="0"/>
              <w:sz w:val="32"/>
              <w:szCs w:val="32"/>
            </w:rPr>
          </w:rPrChange>
        </w:rPr>
        <w:pPrChange w:author="احسان الشريف" w:date="2026-04-20T15:38:32.126Z">
          <w:pPr>
            <w:pStyle w:val="Normal"/>
            <w:jc w:val="center"/>
          </w:pPr>
        </w:pPrChange>
      </w:pPr>
      <w:r w:rsidRPr="1CC95C03" w:rsidR="34E802BF">
        <w:rPr>
          <w:noProof w:val="0"/>
          <w:sz w:val="40"/>
          <w:szCs w:val="40"/>
          <w:rtl w:val="1"/>
          <w:rPrChange w:author="احسان الشريف" w:date="2026-04-20T15:38:23.198Z" w16du:dateUtc="2026-04-20T15:38:23.198Z" w:id="350632286">
            <w:rPr>
              <w:b w:val="0"/>
              <w:bCs w:val="0"/>
              <w:noProof w:val="0"/>
              <w:sz w:val="32"/>
              <w:szCs w:val="32"/>
            </w:rPr>
          </w:rPrChange>
        </w:rPr>
        <w:t>المتابعة للدوائر والأقسام والوحدات المختلفة بالمملكة وإعطاء التوجيهات حول مجال مكافحة المخدرات بشكل عام</w:t>
      </w:r>
      <w:r w:rsidRPr="1CC95C03" w:rsidR="34E802BF">
        <w:rPr>
          <w:noProof w:val="0"/>
          <w:sz w:val="40"/>
          <w:szCs w:val="40"/>
          <w:rPrChange w:author="احسان الشريف" w:date="2026-04-20T15:38:23.198Z" w16du:dateUtc="2026-04-20T15:38:23.198Z" w:id="252207665">
            <w:rPr>
              <w:b w:val="0"/>
              <w:bCs w:val="0"/>
              <w:noProof w:val="0"/>
              <w:sz w:val="32"/>
              <w:szCs w:val="32"/>
            </w:rPr>
          </w:rPrChange>
        </w:rPr>
        <w:t>.</w:t>
      </w:r>
    </w:p>
    <w:p w:rsidR="34E802BF" w:rsidP="1CC95C03" w:rsidRDefault="34E802BF" w14:paraId="522BCB80" w14:textId="37BC0EA3">
      <w:pPr>
        <w:pStyle w:val="ListParagraph"/>
        <w:numPr>
          <w:ilvl w:val="0"/>
          <w:numId w:val="36"/>
        </w:numPr>
        <w:rPr>
          <w:b w:val="0"/>
          <w:bCs w:val="0"/>
          <w:noProof w:val="0"/>
          <w:color w:val="auto"/>
          <w:sz w:val="40"/>
          <w:szCs w:val="40"/>
          <w:rPrChange w:author="احسان الشريف" w:date="2026-04-20T15:35:35.499Z" w:id="799496743">
            <w:rPr>
              <w:b w:val="0"/>
              <w:bCs w:val="0"/>
              <w:noProof w:val="0"/>
              <w:sz w:val="32"/>
              <w:szCs w:val="32"/>
            </w:rPr>
          </w:rPrChange>
        </w:rPr>
        <w:pPrChange w:author="احسان الشريف" w:date="2026-04-20T15:38:32.126Z">
          <w:pPr>
            <w:pStyle w:val="Normal"/>
            <w:jc w:val="center"/>
          </w:pPr>
        </w:pPrChange>
      </w:pPr>
      <w:r w:rsidRPr="1CC95C03" w:rsidR="34E802BF">
        <w:rPr>
          <w:noProof w:val="0"/>
          <w:sz w:val="40"/>
          <w:szCs w:val="40"/>
          <w:rtl w:val="1"/>
          <w:rPrChange w:author="احسان الشريف" w:date="2026-04-20T15:38:23.2Z" w16du:dateUtc="2026-04-20T15:38:23.201Z" w:id="1875779507">
            <w:rPr>
              <w:b w:val="0"/>
              <w:bCs w:val="0"/>
              <w:noProof w:val="0"/>
              <w:sz w:val="32"/>
              <w:szCs w:val="32"/>
            </w:rPr>
          </w:rPrChange>
        </w:rPr>
        <w:t>تحقيق التعاون مع هيئة مكافحة المخدرات الوطنية لرعاية المقلعين عن الإدمان مع إدماجهم في برامج الدعم الذاتي والإشراف على تنفيذها</w:t>
      </w:r>
      <w:r w:rsidRPr="1CC95C03" w:rsidR="34E802BF">
        <w:rPr>
          <w:noProof w:val="0"/>
          <w:sz w:val="40"/>
          <w:szCs w:val="40"/>
          <w:rPrChange w:author="احسان الشريف" w:date="2026-04-20T15:38:23.2Z" w16du:dateUtc="2026-04-20T15:38:23.201Z" w:id="1877853553">
            <w:rPr>
              <w:b w:val="0"/>
              <w:bCs w:val="0"/>
              <w:noProof w:val="0"/>
              <w:sz w:val="32"/>
              <w:szCs w:val="32"/>
            </w:rPr>
          </w:rPrChange>
        </w:rPr>
        <w:t>.</w:t>
      </w:r>
    </w:p>
    <w:p w:rsidR="34E802BF" w:rsidP="1CC95C03" w:rsidRDefault="34E802BF" w14:paraId="73FDA458" w14:textId="6A498766">
      <w:pPr>
        <w:pStyle w:val="ListParagraph"/>
        <w:numPr>
          <w:ilvl w:val="0"/>
          <w:numId w:val="36"/>
        </w:numPr>
        <w:rPr>
          <w:b w:val="0"/>
          <w:bCs w:val="0"/>
          <w:noProof w:val="0"/>
          <w:color w:val="auto"/>
          <w:sz w:val="40"/>
          <w:szCs w:val="40"/>
          <w:rPrChange w:author="احسان الشريف" w:date="2026-04-20T15:35:35.5Z" w:id="1348225195">
            <w:rPr>
              <w:b w:val="0"/>
              <w:bCs w:val="0"/>
              <w:noProof w:val="0"/>
              <w:sz w:val="32"/>
              <w:szCs w:val="32"/>
            </w:rPr>
          </w:rPrChange>
        </w:rPr>
        <w:pPrChange w:author="احسان الشريف" w:date="2026-04-20T15:38:32.127Z">
          <w:pPr>
            <w:pStyle w:val="Normal"/>
            <w:jc w:val="center"/>
          </w:pPr>
        </w:pPrChange>
      </w:pPr>
      <w:r w:rsidRPr="1CC95C03" w:rsidR="34E802BF">
        <w:rPr>
          <w:noProof w:val="0"/>
          <w:sz w:val="40"/>
          <w:szCs w:val="40"/>
          <w:rtl w:val="1"/>
          <w:rPrChange w:author="احسان الشريف" w:date="2026-04-20T15:38:23.203Z" w16du:dateUtc="2026-04-20T15:38:23.203Z" w:id="1890190255">
            <w:rPr>
              <w:b w:val="0"/>
              <w:bCs w:val="0"/>
              <w:noProof w:val="0"/>
              <w:sz w:val="32"/>
              <w:szCs w:val="32"/>
            </w:rPr>
          </w:rPrChange>
        </w:rPr>
        <w:t>تعزيز العلاقات مع اللجنة الوطنية الخاصة بمكافحة المخدرات، والتي من أهدافها الأساسية العلاج والوقاية من المواد المخدرة</w:t>
      </w:r>
      <w:r w:rsidRPr="1CC95C03" w:rsidR="34E802BF">
        <w:rPr>
          <w:noProof w:val="0"/>
          <w:sz w:val="40"/>
          <w:szCs w:val="40"/>
          <w:rPrChange w:author="احسان الشريف" w:date="2026-04-20T15:38:23.203Z" w16du:dateUtc="2026-04-20T15:38:23.203Z" w:id="1667041880">
            <w:rPr>
              <w:b w:val="0"/>
              <w:bCs w:val="0"/>
              <w:noProof w:val="0"/>
              <w:sz w:val="32"/>
              <w:szCs w:val="32"/>
            </w:rPr>
          </w:rPrChange>
        </w:rPr>
        <w:t>.</w:t>
      </w:r>
    </w:p>
    <w:p w:rsidR="34E802BF" w:rsidP="1CC95C03" w:rsidRDefault="34E802BF" w14:paraId="53262048" w14:textId="27686264">
      <w:pPr>
        <w:pStyle w:val="ListParagraph"/>
        <w:numPr>
          <w:ilvl w:val="0"/>
          <w:numId w:val="36"/>
        </w:numPr>
        <w:rPr>
          <w:b w:val="0"/>
          <w:bCs w:val="0"/>
          <w:noProof w:val="0"/>
          <w:color w:val="auto"/>
          <w:sz w:val="40"/>
          <w:szCs w:val="40"/>
          <w:rPrChange w:author="احسان الشريف" w:date="2026-04-20T15:35:35.502Z" w:id="1366236773">
            <w:rPr>
              <w:b w:val="0"/>
              <w:bCs w:val="0"/>
              <w:noProof w:val="0"/>
              <w:sz w:val="32"/>
              <w:szCs w:val="32"/>
            </w:rPr>
          </w:rPrChange>
        </w:rPr>
        <w:pPrChange w:author="احسان الشريف" w:date="2026-04-20T15:38:32.127Z">
          <w:pPr>
            <w:pStyle w:val="Normal"/>
            <w:jc w:val="center"/>
          </w:pPr>
        </w:pPrChange>
      </w:pPr>
      <w:r w:rsidRPr="1CC95C03" w:rsidR="34E802BF">
        <w:rPr>
          <w:noProof w:val="0"/>
          <w:sz w:val="40"/>
          <w:szCs w:val="40"/>
          <w:rtl w:val="1"/>
          <w:rPrChange w:author="احسان الشريف" w:date="2026-04-20T15:38:23.205Z" w16du:dateUtc="2026-04-20T15:38:23.205Z" w:id="781327324">
            <w:rPr>
              <w:b w:val="0"/>
              <w:bCs w:val="0"/>
              <w:noProof w:val="0"/>
              <w:sz w:val="32"/>
              <w:szCs w:val="32"/>
            </w:rPr>
          </w:rPrChange>
        </w:rPr>
        <w:t>تنفيذ البرامج العلمية المدروسة والمكثفة على المستوى الثقافي والديني والتربوي لتوعية المواطنين بالأضرار والأخطار الناجمة عن المخدرات</w:t>
      </w:r>
      <w:r w:rsidRPr="1CC95C03" w:rsidR="34E802BF">
        <w:rPr>
          <w:noProof w:val="0"/>
          <w:sz w:val="40"/>
          <w:szCs w:val="40"/>
          <w:rPrChange w:author="احسان الشريف" w:date="2026-04-20T15:38:23.205Z" w16du:dateUtc="2026-04-20T15:38:23.205Z" w:id="1725214052">
            <w:rPr>
              <w:b w:val="0"/>
              <w:bCs w:val="0"/>
              <w:noProof w:val="0"/>
              <w:sz w:val="32"/>
              <w:szCs w:val="32"/>
            </w:rPr>
          </w:rPrChange>
        </w:rPr>
        <w:t>.</w:t>
      </w:r>
    </w:p>
    <w:p w:rsidR="34E802BF" w:rsidP="1CC95C03" w:rsidRDefault="34E802BF" w14:paraId="3C4D57EE" w14:textId="7AC350E5">
      <w:pPr>
        <w:pStyle w:val="ListParagraph"/>
        <w:numPr>
          <w:ilvl w:val="0"/>
          <w:numId w:val="36"/>
        </w:numPr>
        <w:rPr>
          <w:b w:val="0"/>
          <w:bCs w:val="0"/>
          <w:noProof w:val="0"/>
          <w:color w:val="auto"/>
          <w:sz w:val="40"/>
          <w:szCs w:val="40"/>
          <w:rPrChange w:author="احسان الشريف" w:date="2026-04-20T15:35:35.503Z" w:id="1091592453">
            <w:rPr>
              <w:b w:val="0"/>
              <w:bCs w:val="0"/>
              <w:noProof w:val="0"/>
              <w:sz w:val="32"/>
              <w:szCs w:val="32"/>
            </w:rPr>
          </w:rPrChange>
        </w:rPr>
        <w:pPrChange w:author="احسان الشريف" w:date="2026-04-20T15:38:32.127Z">
          <w:pPr>
            <w:pStyle w:val="Normal"/>
            <w:jc w:val="center"/>
          </w:pPr>
        </w:pPrChange>
      </w:pPr>
      <w:r w:rsidRPr="1CC95C03" w:rsidR="34E802BF">
        <w:rPr>
          <w:noProof w:val="0"/>
          <w:sz w:val="40"/>
          <w:szCs w:val="40"/>
          <w:rtl w:val="1"/>
          <w:rPrChange w:author="احسان الشريف" w:date="2026-04-20T15:38:23.207Z" w16du:dateUtc="2026-04-20T15:38:23.207Z" w:id="426427720">
            <w:rPr>
              <w:b w:val="0"/>
              <w:bCs w:val="0"/>
              <w:noProof w:val="0"/>
              <w:sz w:val="32"/>
              <w:szCs w:val="32"/>
            </w:rPr>
          </w:rPrChange>
        </w:rPr>
        <w:t>زيادة حملات التوعية والتوجيه والنصح بأضرار المخدرات وعقد المحاضرات والندوات في هذا الإطار</w:t>
      </w:r>
    </w:p>
    <w:p w:rsidR="7CEDE9D7" w:rsidP="1CC95C03" w:rsidRDefault="7CEDE9D7" w14:paraId="3A1748EF" w14:textId="4D661A46">
      <w:pPr>
        <w:pStyle w:val="Heading1"/>
        <w:jc w:val="center"/>
        <w:rPr>
          <w:b w:val="1"/>
          <w:bCs w:val="1"/>
          <w:noProof w:val="0"/>
          <w:color w:val="auto"/>
          <w:sz w:val="56"/>
          <w:szCs w:val="56"/>
          <w:rPrChange w:author="احسان الشريف" w:date="2026-04-20T15:38:54.68Z" w:id="1991067973">
            <w:rPr>
              <w:b w:val="1"/>
              <w:bCs w:val="1"/>
              <w:noProof w:val="0"/>
              <w:color w:val="auto"/>
              <w:sz w:val="40"/>
              <w:szCs w:val="40"/>
            </w:rPr>
          </w:rPrChange>
        </w:rPr>
        <w:pPrChange w:author="احسان الشريف" w:date="2026-04-20T15:38:46.425Z">
          <w:pPr>
            <w:pStyle w:val="Normal"/>
            <w:jc w:val="center"/>
          </w:pPr>
        </w:pPrChange>
      </w:pPr>
      <w:bookmarkStart w:name="_Toc2106551401" w:id="2114132321"/>
      <w:r w:rsidRPr="1CC95C03" w:rsidR="7CEDE9D7">
        <w:rPr>
          <w:noProof w:val="0"/>
          <w:sz w:val="56"/>
          <w:szCs w:val="56"/>
          <w:rtl w:val="1"/>
          <w:rPrChange w:author="احسان الشريف" w:date="2026-04-20T15:38:54.678Z" w16du:dateUtc="2026-04-20T15:38:54.678Z" w:id="1389096246">
            <w:rPr>
              <w:b w:val="1"/>
              <w:bCs w:val="1"/>
              <w:noProof w:val="0"/>
              <w:color w:val="auto"/>
              <w:sz w:val="40"/>
              <w:szCs w:val="40"/>
            </w:rPr>
          </w:rPrChange>
        </w:rPr>
        <w:t>العقوبات المقررة لجرائم المخدرات</w:t>
      </w:r>
      <w:bookmarkEnd w:id="2114132321"/>
    </w:p>
    <w:p w:rsidR="22B1B2CF" w:rsidP="1CC95C03" w:rsidRDefault="22B1B2CF" w14:paraId="4AF18098" w14:textId="5A289E53">
      <w:pPr>
        <w:pStyle w:val="Normal"/>
        <w:spacing w:after="360" w:afterAutospacing="off"/>
        <w:jc w:val="left"/>
        <w:rPr>
          <w:b w:val="0"/>
          <w:bCs w:val="0"/>
          <w:noProof w:val="0"/>
          <w:color w:val="auto"/>
          <w:sz w:val="40"/>
          <w:szCs w:val="40"/>
        </w:rPr>
      </w:pPr>
      <w:r w:rsidRPr="1CC95C03" w:rsidR="22B1B2CF">
        <w:rPr>
          <w:b w:val="0"/>
          <w:bCs w:val="0"/>
          <w:noProof w:val="0"/>
          <w:color w:val="auto"/>
          <w:sz w:val="40"/>
          <w:szCs w:val="40"/>
          <w:rtl w:val="1"/>
        </w:rPr>
        <w:t>نظام مكافحة الاتجار بالمواد المخدرة في المملكة العربية السعودية معمول به بموجب الأمر السامي الكريم رقم 4/ب/966 وتاريخ 10 / 7 / 1407 هـ المتضمن قرار هيئة كبار العلماء رقم 138 وتاريخ 20 / 6 / 1407 هـ، وكذلك قرار مجلس الوزراء رقم 11 لسنة 1374 هـ، ويفرق نظام مكافحة المخدرات بين المهرب والمروج والمتعاطي على النحو التالي</w:t>
      </w:r>
      <w:r w:rsidRPr="1CC95C03" w:rsidR="22B1B2CF">
        <w:rPr>
          <w:b w:val="0"/>
          <w:bCs w:val="0"/>
          <w:noProof w:val="0"/>
          <w:color w:val="auto"/>
          <w:sz w:val="40"/>
          <w:szCs w:val="40"/>
        </w:rPr>
        <w:t>:</w:t>
      </w:r>
    </w:p>
    <w:p w:rsidR="22B1B2CF" w:rsidP="1CC95C03" w:rsidRDefault="22B1B2CF" w14:paraId="1FB48E0C" w14:textId="7DE1B838">
      <w:pPr>
        <w:pStyle w:val="ListParagraph"/>
        <w:numPr>
          <w:ilvl w:val="0"/>
          <w:numId w:val="26"/>
        </w:numPr>
        <w:spacing w:after="360" w:afterAutospacing="off"/>
        <w:contextualSpacing w:val="0"/>
        <w:jc w:val="left"/>
        <w:rPr>
          <w:b w:val="0"/>
          <w:bCs w:val="0"/>
          <w:noProof w:val="0"/>
          <w:color w:val="auto"/>
          <w:sz w:val="40"/>
          <w:szCs w:val="40"/>
          <w:rPrChange w:author="احسان الشريف" w:date="2026-04-20T15:35:35.514Z" w:id="1223235491">
            <w:rPr>
              <w:b w:val="0"/>
              <w:bCs w:val="0"/>
              <w:noProof w:val="0"/>
              <w:sz w:val="32"/>
              <w:szCs w:val="32"/>
            </w:rPr>
          </w:rPrChange>
        </w:rPr>
      </w:pPr>
      <w:r w:rsidRPr="1CC95C03" w:rsidR="22B1B2CF">
        <w:rPr>
          <w:b w:val="0"/>
          <w:bCs w:val="0"/>
          <w:noProof w:val="0"/>
          <w:color w:val="auto"/>
          <w:sz w:val="40"/>
          <w:szCs w:val="40"/>
          <w:rtl w:val="1"/>
          <w:rPrChange w:author="احسان الشريف" w:date="2026-04-20T15:36:06.374Z" w16du:dateUtc="2026-04-20T15:36:06.374Z" w:id="711763255">
            <w:rPr>
              <w:b w:val="0"/>
              <w:bCs w:val="0"/>
              <w:noProof w:val="0"/>
              <w:sz w:val="32"/>
              <w:szCs w:val="32"/>
            </w:rPr>
          </w:rPrChange>
        </w:rPr>
        <w:t>المهرب</w:t>
      </w:r>
      <w:r>
        <w:br/>
      </w:r>
      <w:r w:rsidRPr="1CC95C03" w:rsidR="22B1B2CF">
        <w:rPr>
          <w:b w:val="0"/>
          <w:bCs w:val="0"/>
          <w:noProof w:val="0"/>
          <w:color w:val="auto"/>
          <w:sz w:val="40"/>
          <w:szCs w:val="40"/>
          <w:rtl w:val="1"/>
          <w:rPrChange w:author="احسان الشريف" w:date="2026-04-20T15:35:35.51Z" w16du:dateUtc="2026-04-20T15:35:35.51Z" w:id="603953840">
            <w:rPr>
              <w:b w:val="0"/>
              <w:bCs w:val="0"/>
              <w:noProof w:val="0"/>
              <w:sz w:val="32"/>
              <w:szCs w:val="32"/>
            </w:rPr>
          </w:rPrChange>
        </w:rPr>
        <w:t xml:space="preserve">قرر النظام له أشد العقوبات، وهي القتل "الإعدام" لما يسببه تهريب المخدرات وإدخالها للبلاد من فساد عظيم لا يقتصر على </w:t>
      </w:r>
      <w:r w:rsidRPr="1CC95C03" w:rsidR="22B1B2CF">
        <w:rPr>
          <w:b w:val="0"/>
          <w:bCs w:val="0"/>
          <w:noProof w:val="0"/>
          <w:color w:val="auto"/>
          <w:sz w:val="40"/>
          <w:szCs w:val="40"/>
          <w:rtl w:val="1"/>
          <w:rPrChange w:author="احسان الشريف" w:date="2026-04-20T15:35:35.512Z" w16du:dateUtc="2026-04-20T15:35:35.512Z" w:id="1207434956">
            <w:rPr>
              <w:b w:val="0"/>
              <w:bCs w:val="0"/>
              <w:noProof w:val="0"/>
              <w:sz w:val="32"/>
              <w:szCs w:val="32"/>
            </w:rPr>
          </w:rPrChange>
        </w:rPr>
        <w:t>المهرب</w:t>
      </w:r>
      <w:r w:rsidRPr="1CC95C03" w:rsidR="22B1B2CF">
        <w:rPr>
          <w:b w:val="0"/>
          <w:bCs w:val="0"/>
          <w:noProof w:val="0"/>
          <w:color w:val="auto"/>
          <w:sz w:val="40"/>
          <w:szCs w:val="40"/>
          <w:rtl w:val="1"/>
          <w:rPrChange w:author="احسان الشريف" w:date="2026-04-20T15:35:35.513Z" w16du:dateUtc="2026-04-20T15:35:35.513Z" w:id="1451163755">
            <w:rPr>
              <w:b w:val="0"/>
              <w:bCs w:val="0"/>
              <w:noProof w:val="0"/>
              <w:sz w:val="32"/>
              <w:szCs w:val="32"/>
            </w:rPr>
          </w:rPrChange>
        </w:rPr>
        <w:t xml:space="preserve"> بل يمتد إلى الأمة بأكملها فيصيبها بأضرار بالغة وأخطار جسيمة، ويلحق بالمهرب الشخص الذي يستورد المخدرات من الخارج، وكذلك الشخص الذي يتلقى المخدرات من الخارج فيوزعها على المروجين</w:t>
      </w:r>
      <w:r w:rsidRPr="1CC95C03" w:rsidR="22B1B2CF">
        <w:rPr>
          <w:b w:val="0"/>
          <w:bCs w:val="0"/>
          <w:noProof w:val="0"/>
          <w:color w:val="auto"/>
          <w:sz w:val="40"/>
          <w:szCs w:val="40"/>
          <w:rPrChange w:author="احسان الشريف" w:date="2026-04-20T15:35:35.513Z" w16du:dateUtc="2026-04-20T15:35:35.513Z" w:id="2009292208">
            <w:rPr>
              <w:b w:val="0"/>
              <w:bCs w:val="0"/>
              <w:noProof w:val="0"/>
              <w:sz w:val="32"/>
              <w:szCs w:val="32"/>
            </w:rPr>
          </w:rPrChange>
        </w:rPr>
        <w:t>.</w:t>
      </w:r>
    </w:p>
    <w:p w:rsidR="22B1B2CF" w:rsidP="1CC95C03" w:rsidRDefault="22B1B2CF" w14:paraId="24BEA343" w14:textId="67777DA0">
      <w:pPr>
        <w:pStyle w:val="ListParagraph"/>
        <w:numPr>
          <w:ilvl w:val="0"/>
          <w:numId w:val="26"/>
        </w:numPr>
        <w:spacing w:after="360" w:afterAutospacing="off"/>
        <w:contextualSpacing w:val="0"/>
        <w:jc w:val="left"/>
        <w:rPr>
          <w:b w:val="0"/>
          <w:bCs w:val="0"/>
          <w:noProof w:val="0"/>
          <w:color w:val="auto"/>
          <w:sz w:val="40"/>
          <w:szCs w:val="40"/>
        </w:rPr>
      </w:pPr>
      <w:r w:rsidRPr="1CC95C03" w:rsidR="22B1B2CF">
        <w:rPr>
          <w:b w:val="0"/>
          <w:bCs w:val="0"/>
          <w:noProof w:val="0"/>
          <w:color w:val="auto"/>
          <w:sz w:val="40"/>
          <w:szCs w:val="40"/>
          <w:rtl w:val="1"/>
          <w:rPrChange w:author="احسان الشريف" w:date="2026-04-20T15:36:06.385Z" w16du:dateUtc="2026-04-20T15:36:06.385Z" w:id="1534145153">
            <w:rPr>
              <w:b w:val="0"/>
              <w:bCs w:val="0"/>
              <w:noProof w:val="0"/>
              <w:sz w:val="32"/>
              <w:szCs w:val="32"/>
            </w:rPr>
          </w:rPrChange>
        </w:rPr>
        <w:t>المروج</w:t>
      </w:r>
      <w:r>
        <w:br/>
      </w:r>
      <w:r w:rsidRPr="1CC95C03" w:rsidR="22B1B2CF">
        <w:rPr>
          <w:b w:val="0"/>
          <w:bCs w:val="0"/>
          <w:noProof w:val="0"/>
          <w:color w:val="auto"/>
          <w:sz w:val="40"/>
          <w:szCs w:val="40"/>
          <w:rtl w:val="1"/>
          <w:rPrChange w:author="احسان الشريف" w:date="2026-04-20T15:35:35.516Z" w16du:dateUtc="2026-04-20T15:35:35.516Z" w:id="2131919366">
            <w:rPr>
              <w:b w:val="0"/>
              <w:bCs w:val="0"/>
              <w:noProof w:val="0"/>
              <w:sz w:val="32"/>
              <w:szCs w:val="32"/>
            </w:rPr>
          </w:rPrChange>
        </w:rPr>
        <w:t xml:space="preserve">يفرق النظام بين من يروج المخدرات للمرة الأولى وبين العائد بعد سابقة الحكم عليه بالإدانة في جريمة تهريب أو ترويج. ففي الحال الأولى تكون العقوبة </w:t>
      </w:r>
      <w:r w:rsidRPr="1CC95C03" w:rsidR="22B1B2CF">
        <w:rPr>
          <w:b w:val="0"/>
          <w:bCs w:val="0"/>
          <w:noProof w:val="0"/>
          <w:color w:val="auto"/>
          <w:sz w:val="40"/>
          <w:szCs w:val="40"/>
          <w:rtl w:val="1"/>
          <w:rPrChange w:author="احسان الشريف" w:date="2026-04-20T15:35:35.518Z" w16du:dateUtc="2026-04-20T15:35:35.518Z" w:id="1083304963">
            <w:rPr>
              <w:b w:val="0"/>
              <w:bCs w:val="0"/>
              <w:noProof w:val="0"/>
              <w:sz w:val="32"/>
              <w:szCs w:val="32"/>
            </w:rPr>
          </w:rPrChange>
        </w:rPr>
        <w:t>الحبس</w:t>
      </w:r>
      <w:r w:rsidRPr="1CC95C03" w:rsidR="22B1B2CF">
        <w:rPr>
          <w:b w:val="0"/>
          <w:bCs w:val="0"/>
          <w:noProof w:val="0"/>
          <w:color w:val="auto"/>
          <w:sz w:val="40"/>
          <w:szCs w:val="40"/>
          <w:rtl w:val="1"/>
          <w:rPrChange w:author="احسان الشريف" w:date="2026-04-20T15:35:35.519Z" w16du:dateUtc="2026-04-20T15:35:35.519Z" w:id="433955922">
            <w:rPr>
              <w:b w:val="0"/>
              <w:bCs w:val="0"/>
              <w:noProof w:val="0"/>
              <w:sz w:val="32"/>
              <w:szCs w:val="32"/>
            </w:rPr>
          </w:rPrChange>
        </w:rPr>
        <w:t xml:space="preserve"> أو الجلد أو الغرامة المالية، أو بهذه العقوبات جميعاً حسبما يقتضيه النظر القضائي، وفي حال العودة إلى الترويج تشدد العقوبة، ويمكن أن تصل إلى القتل قطعاً لشر العائد عن المجتمع بعد أن تأصل الإجرام في نفسه، وأصبح من المفسدين في الأرض</w:t>
      </w:r>
      <w:r w:rsidRPr="1CC95C03" w:rsidR="22B1B2CF">
        <w:rPr>
          <w:b w:val="0"/>
          <w:bCs w:val="0"/>
          <w:noProof w:val="0"/>
          <w:color w:val="auto"/>
          <w:sz w:val="40"/>
          <w:szCs w:val="40"/>
          <w:rPrChange w:author="احسان الشريف" w:date="2026-04-20T15:35:35.519Z" w16du:dateUtc="2026-04-20T15:35:35.519Z" w:id="886871063">
            <w:rPr>
              <w:b w:val="0"/>
              <w:bCs w:val="0"/>
              <w:noProof w:val="0"/>
              <w:sz w:val="32"/>
              <w:szCs w:val="32"/>
            </w:rPr>
          </w:rPrChange>
        </w:rPr>
        <w:t>.</w:t>
      </w:r>
    </w:p>
    <w:p w:rsidR="22B1B2CF" w:rsidP="1CC95C03" w:rsidRDefault="22B1B2CF" w14:paraId="51B5B6F3" w14:textId="3714D0F0">
      <w:pPr>
        <w:pStyle w:val="ListParagraph"/>
        <w:numPr>
          <w:ilvl w:val="0"/>
          <w:numId w:val="26"/>
        </w:numPr>
        <w:spacing w:after="360" w:afterAutospacing="off"/>
        <w:contextualSpacing w:val="0"/>
        <w:jc w:val="left"/>
        <w:rPr>
          <w:b w:val="0"/>
          <w:bCs w:val="0"/>
          <w:noProof w:val="0"/>
          <w:color w:val="auto"/>
          <w:sz w:val="40"/>
          <w:szCs w:val="40"/>
          <w:rPrChange w:author="احسان الشريف" w:date="2026-04-20T15:35:35.524Z" w:id="1869746182">
            <w:rPr>
              <w:b w:val="0"/>
              <w:bCs w:val="0"/>
              <w:noProof w:val="0"/>
              <w:sz w:val="32"/>
              <w:szCs w:val="32"/>
            </w:rPr>
          </w:rPrChange>
        </w:rPr>
      </w:pPr>
      <w:r w:rsidRPr="1CC95C03" w:rsidR="22B1B2CF">
        <w:rPr>
          <w:b w:val="0"/>
          <w:bCs w:val="0"/>
          <w:noProof w:val="0"/>
          <w:color w:val="auto"/>
          <w:sz w:val="40"/>
          <w:szCs w:val="40"/>
          <w:rtl w:val="1"/>
          <w:rPrChange w:author="احسان الشريف" w:date="2026-04-20T15:36:06.396Z" w16du:dateUtc="2026-04-20T15:36:06.396Z" w:id="961681476">
            <w:rPr>
              <w:b w:val="0"/>
              <w:bCs w:val="0"/>
              <w:noProof w:val="0"/>
              <w:sz w:val="32"/>
              <w:szCs w:val="32"/>
            </w:rPr>
          </w:rPrChange>
        </w:rPr>
        <w:t>المتعاطي</w:t>
      </w:r>
      <w:r>
        <w:br/>
      </w:r>
      <w:r w:rsidRPr="1CC95C03" w:rsidR="22B1B2CF">
        <w:rPr>
          <w:b w:val="0"/>
          <w:bCs w:val="0"/>
          <w:noProof w:val="0"/>
          <w:color w:val="auto"/>
          <w:sz w:val="40"/>
          <w:szCs w:val="40"/>
          <w:rtl w:val="1"/>
          <w:rPrChange w:author="احسان الشريف" w:date="2026-04-20T15:35:35.523Z" w16du:dateUtc="2026-04-20T15:35:35.523Z" w:id="46858086">
            <w:rPr>
              <w:b w:val="0"/>
              <w:bCs w:val="0"/>
              <w:noProof w:val="0"/>
              <w:sz w:val="32"/>
              <w:szCs w:val="32"/>
            </w:rPr>
          </w:rPrChange>
        </w:rPr>
        <w:t>يعاقب المتعاطي بالحبس لمدة سنتين، ويعزر بنظر الحاكم الشرعي، ويبعد عن البلاد إذا كان أجنبياً، ولا تقام الدعوى العمومية ضد من يتقدم من تلقاء نفسه للعلاج، بل يودع في مستشفى علاج المدمنين، وقد أخذ النظام السعودي في ذلك بتوصيات الأمم المتحدة، أسوة بما هو متبع في الكثير من دول العالم، وعطفاً على مرضى الإدمان، وعملاً على علاجهم من هذا الداء</w:t>
      </w:r>
      <w:r w:rsidRPr="1CC95C03" w:rsidR="22B1B2CF">
        <w:rPr>
          <w:b w:val="0"/>
          <w:bCs w:val="0"/>
          <w:noProof w:val="0"/>
          <w:color w:val="auto"/>
          <w:sz w:val="40"/>
          <w:szCs w:val="40"/>
          <w:rPrChange w:author="احسان الشريف" w:date="2026-04-20T15:35:35.523Z" w16du:dateUtc="2026-04-20T15:35:35.523Z" w:id="1242729329">
            <w:rPr>
              <w:b w:val="0"/>
              <w:bCs w:val="0"/>
              <w:noProof w:val="0"/>
              <w:sz w:val="32"/>
              <w:szCs w:val="32"/>
            </w:rPr>
          </w:rPrChange>
        </w:rPr>
        <w:t>.</w:t>
      </w:r>
    </w:p>
    <w:p w:rsidR="22B1B2CF" w:rsidP="1CC95C03" w:rsidRDefault="22B1B2CF" w14:paraId="0E4F6B1C" w14:textId="6108F2E2">
      <w:pPr>
        <w:pStyle w:val="ListParagraph"/>
        <w:numPr>
          <w:ilvl w:val="0"/>
          <w:numId w:val="26"/>
        </w:numPr>
        <w:spacing w:after="360" w:afterAutospacing="off"/>
        <w:contextualSpacing w:val="0"/>
        <w:jc w:val="left"/>
        <w:rPr>
          <w:ins w:author="احسان الشريف" w:date="2026-04-20T15:27:37.654Z" w16du:dateUtc="2026-04-20T15:27:37.654Z" w:id="1871442927"/>
          <w:b w:val="0"/>
          <w:bCs w:val="0"/>
          <w:noProof w:val="0"/>
          <w:color w:val="auto"/>
          <w:sz w:val="40"/>
          <w:szCs w:val="40"/>
          <w:rPrChange w:author="احسان الشريف" w:date="2026-04-20T15:35:35.53Z" w:id="937592001">
            <w:rPr>
              <w:ins w:author="احسان الشريف" w:date="2026-04-20T15:27:37.654Z" w16du:dateUtc="2026-04-20T15:27:37.654Z" w:id="1415140497"/>
              <w:b w:val="0"/>
              <w:bCs w:val="0"/>
              <w:noProof w:val="0"/>
              <w:sz w:val="32"/>
              <w:szCs w:val="32"/>
            </w:rPr>
          </w:rPrChange>
        </w:rPr>
      </w:pPr>
      <w:r w:rsidRPr="1CC95C03" w:rsidR="22B1B2CF">
        <w:rPr>
          <w:b w:val="0"/>
          <w:bCs w:val="0"/>
          <w:noProof w:val="0"/>
          <w:color w:val="auto"/>
          <w:sz w:val="40"/>
          <w:szCs w:val="40"/>
          <w:rtl w:val="1"/>
          <w:rPrChange w:author="احسان الشريف" w:date="2026-04-20T15:36:06.402Z" w16du:dateUtc="2026-04-20T15:36:06.402Z" w:id="946851916">
            <w:rPr>
              <w:b w:val="0"/>
              <w:bCs w:val="0"/>
              <w:noProof w:val="0"/>
              <w:sz w:val="32"/>
              <w:szCs w:val="32"/>
            </w:rPr>
          </w:rPrChange>
        </w:rPr>
        <w:t>معاملة خاصة للطلاب المتهمين في قضايا المخدرات</w:t>
      </w:r>
      <w:r>
        <w:br/>
      </w:r>
      <w:r w:rsidRPr="1CC95C03" w:rsidR="22B1B2CF">
        <w:rPr>
          <w:b w:val="0"/>
          <w:bCs w:val="0"/>
          <w:noProof w:val="0"/>
          <w:color w:val="auto"/>
          <w:sz w:val="40"/>
          <w:szCs w:val="40"/>
          <w:rtl w:val="1"/>
          <w:rPrChange w:author="احسان الشريف" w:date="2026-04-20T15:35:35.526Z" w16du:dateUtc="2026-04-20T15:35:35.526Z" w:id="946456285">
            <w:rPr>
              <w:b w:val="0"/>
              <w:bCs w:val="0"/>
              <w:noProof w:val="0"/>
              <w:sz w:val="32"/>
              <w:szCs w:val="32"/>
            </w:rPr>
          </w:rPrChange>
        </w:rPr>
        <w:t xml:space="preserve">استثنى النظام الطلبة من تطبيق العقوبات المنصوص عليها فيه، واكتفى بتأديبهم التأديب المناسب، ومراقبتهم بعد ذلك للتأكد من صلاحهم، وأخذ التعهد على أولياء الأمور بحسن تربيتهم، ويشترط </w:t>
      </w:r>
      <w:r w:rsidRPr="1CC95C03" w:rsidR="22B1B2CF">
        <w:rPr>
          <w:b w:val="0"/>
          <w:bCs w:val="0"/>
          <w:noProof w:val="0"/>
          <w:color w:val="auto"/>
          <w:sz w:val="40"/>
          <w:szCs w:val="40"/>
          <w:rtl w:val="1"/>
          <w:rPrChange w:author="احسان الشريف" w:date="2026-04-20T15:35:35.527Z" w16du:dateUtc="2026-04-20T15:35:35.527Z" w:id="1979226560">
            <w:rPr>
              <w:b w:val="0"/>
              <w:bCs w:val="0"/>
              <w:noProof w:val="0"/>
              <w:sz w:val="32"/>
              <w:szCs w:val="32"/>
            </w:rPr>
          </w:rPrChange>
        </w:rPr>
        <w:t>في من</w:t>
      </w:r>
      <w:r w:rsidRPr="1CC95C03" w:rsidR="22B1B2CF">
        <w:rPr>
          <w:b w:val="0"/>
          <w:bCs w:val="0"/>
          <w:noProof w:val="0"/>
          <w:color w:val="auto"/>
          <w:sz w:val="40"/>
          <w:szCs w:val="40"/>
          <w:rtl w:val="1"/>
          <w:rPrChange w:author="احسان الشريف" w:date="2026-04-20T15:35:35.529Z" w16du:dateUtc="2026-04-20T15:35:35.529Z" w:id="989336817">
            <w:rPr>
              <w:b w:val="0"/>
              <w:bCs w:val="0"/>
              <w:noProof w:val="0"/>
              <w:sz w:val="32"/>
              <w:szCs w:val="32"/>
            </w:rPr>
          </w:rPrChange>
        </w:rPr>
        <w:t xml:space="preserve"> يستفيدون من هذا الاستثناء ما يلي</w:t>
      </w:r>
      <w:r w:rsidRPr="1CC95C03" w:rsidR="22B1B2CF">
        <w:rPr>
          <w:b w:val="0"/>
          <w:bCs w:val="0"/>
          <w:noProof w:val="0"/>
          <w:color w:val="auto"/>
          <w:sz w:val="40"/>
          <w:szCs w:val="40"/>
          <w:rPrChange w:author="احسان الشريف" w:date="2026-04-20T15:35:35.529Z" w16du:dateUtc="2026-04-20T15:35:35.529Z" w:id="515329066">
            <w:rPr>
              <w:b w:val="0"/>
              <w:bCs w:val="0"/>
              <w:noProof w:val="0"/>
              <w:sz w:val="32"/>
              <w:szCs w:val="32"/>
            </w:rPr>
          </w:rPrChange>
        </w:rPr>
        <w:t>:</w:t>
      </w:r>
    </w:p>
    <w:p w:rsidR="1CC95C03" w:rsidP="1CC95C03" w:rsidRDefault="1CC95C03" w14:paraId="550B343E" w14:textId="7A617A3B">
      <w:pPr>
        <w:pStyle w:val="ListParagraph"/>
        <w:numPr>
          <w:ilvl w:val="0"/>
          <w:numId w:val="32"/>
        </w:numPr>
        <w:spacing w:after="360" w:afterAutospacing="off"/>
        <w:contextualSpacing w:val="0"/>
        <w:jc w:val="left"/>
        <w:rPr>
          <w:b w:val="0"/>
          <w:bCs w:val="0"/>
          <w:noProof w:val="0"/>
          <w:color w:val="auto"/>
          <w:sz w:val="40"/>
          <w:szCs w:val="40"/>
          <w:rPrChange w:author="احسان الشريف" w:date="2026-04-20T15:35:35.533Z" w:id="1738749365">
            <w:rPr>
              <w:b w:val="0"/>
              <w:bCs w:val="0"/>
              <w:noProof w:val="0"/>
              <w:sz w:val="32"/>
              <w:szCs w:val="32"/>
            </w:rPr>
          </w:rPrChange>
        </w:rPr>
        <w:pPrChange w:author="احسان الشريف" w:date="2026-04-20T15:39:22.615Z">
          <w:pPr>
            <w:pStyle w:val="Normal"/>
            <w:jc w:val="left"/>
          </w:pPr>
        </w:pPrChange>
      </w:pPr>
      <w:del w:author="احسان الشريف" w:date="2026-04-20T15:27:20.046Z" w16du:dateUtc="2026-04-20T15:27:20.046Z" w:id="956126163">
        <w:r>
          <w:br/>
        </w:r>
      </w:del>
      <w:r w:rsidRPr="1CC95C03" w:rsidR="22B1B2CF">
        <w:rPr>
          <w:b w:val="0"/>
          <w:bCs w:val="0"/>
          <w:noProof w:val="0"/>
          <w:color w:val="auto"/>
          <w:sz w:val="40"/>
          <w:szCs w:val="40"/>
          <w:rtl w:val="1"/>
          <w:rPrChange w:author="احسان الشريف" w:date="2026-04-20T15:35:35.532Z" w16du:dateUtc="2026-04-20T15:35:35.532Z" w:id="982288066">
            <w:rPr>
              <w:b w:val="0"/>
              <w:bCs w:val="0"/>
              <w:noProof w:val="0"/>
              <w:sz w:val="32"/>
              <w:szCs w:val="32"/>
            </w:rPr>
          </w:rPrChange>
        </w:rPr>
        <w:t>ألا يزيد عمر الطالب عن عشرين عاما</w:t>
      </w:r>
      <w:r w:rsidRPr="1CC95C03" w:rsidR="22B1B2CF">
        <w:rPr>
          <w:b w:val="0"/>
          <w:bCs w:val="0"/>
          <w:noProof w:val="0"/>
          <w:color w:val="auto"/>
          <w:sz w:val="40"/>
          <w:szCs w:val="40"/>
          <w:rPrChange w:author="احسان الشريف" w:date="2026-04-20T15:35:35.532Z" w16du:dateUtc="2026-04-20T15:35:35.532Z" w:id="1008081962">
            <w:rPr>
              <w:b w:val="0"/>
              <w:bCs w:val="0"/>
              <w:noProof w:val="0"/>
              <w:sz w:val="32"/>
              <w:szCs w:val="32"/>
            </w:rPr>
          </w:rPrChange>
        </w:rPr>
        <w:t>ً.</w:t>
      </w:r>
    </w:p>
    <w:p w:rsidR="22B1B2CF" w:rsidP="1CC95C03" w:rsidRDefault="22B1B2CF" w14:paraId="315919CF" w14:textId="328A3D8A">
      <w:pPr>
        <w:pStyle w:val="ListParagraph"/>
        <w:numPr>
          <w:ilvl w:val="0"/>
          <w:numId w:val="32"/>
        </w:numPr>
        <w:spacing w:after="360" w:afterAutospacing="off"/>
        <w:contextualSpacing w:val="0"/>
        <w:jc w:val="left"/>
        <w:rPr>
          <w:b w:val="0"/>
          <w:bCs w:val="0"/>
          <w:noProof w:val="0"/>
          <w:color w:val="auto"/>
          <w:sz w:val="40"/>
          <w:szCs w:val="40"/>
          <w:rPrChange w:author="احسان الشريف" w:date="2026-04-20T15:35:35.535Z" w:id="765328569">
            <w:rPr>
              <w:b w:val="0"/>
              <w:bCs w:val="0"/>
              <w:noProof w:val="0"/>
              <w:sz w:val="32"/>
              <w:szCs w:val="32"/>
            </w:rPr>
          </w:rPrChange>
        </w:rPr>
        <w:pPrChange w:author="احسان الشريف" w:date="2026-04-20T15:39:22.616Z">
          <w:pPr>
            <w:pStyle w:val="Normal"/>
            <w:jc w:val="left"/>
          </w:pPr>
        </w:pPrChange>
      </w:pPr>
      <w:r w:rsidRPr="1CC95C03" w:rsidR="22B1B2CF">
        <w:rPr>
          <w:b w:val="0"/>
          <w:bCs w:val="0"/>
          <w:noProof w:val="0"/>
          <w:color w:val="auto"/>
          <w:sz w:val="40"/>
          <w:szCs w:val="40"/>
          <w:rtl w:val="1"/>
          <w:rPrChange w:author="احسان الشريف" w:date="2026-04-20T15:36:06.417Z" w16du:dateUtc="2026-04-20T15:36:06.417Z" w:id="337251792">
            <w:rPr>
              <w:b w:val="0"/>
              <w:bCs w:val="0"/>
              <w:noProof w:val="0"/>
              <w:sz w:val="32"/>
              <w:szCs w:val="32"/>
            </w:rPr>
          </w:rPrChange>
        </w:rPr>
        <w:t>أن يكون الطالب متفرغاً للدراسة</w:t>
      </w:r>
      <w:r w:rsidRPr="1CC95C03" w:rsidR="22B1B2CF">
        <w:rPr>
          <w:b w:val="0"/>
          <w:bCs w:val="0"/>
          <w:noProof w:val="0"/>
          <w:color w:val="auto"/>
          <w:sz w:val="40"/>
          <w:szCs w:val="40"/>
          <w:rPrChange w:author="احسان الشريف" w:date="2026-04-20T15:36:06.417Z" w16du:dateUtc="2026-04-20T15:36:06.417Z" w:id="1002915757">
            <w:rPr>
              <w:b w:val="0"/>
              <w:bCs w:val="0"/>
              <w:noProof w:val="0"/>
              <w:sz w:val="32"/>
              <w:szCs w:val="32"/>
            </w:rPr>
          </w:rPrChange>
        </w:rPr>
        <w:t>.</w:t>
      </w:r>
    </w:p>
    <w:p w:rsidR="22B1B2CF" w:rsidP="1CC95C03" w:rsidRDefault="22B1B2CF" w14:paraId="5B394858" w14:textId="2469007D">
      <w:pPr>
        <w:pStyle w:val="ListParagraph"/>
        <w:numPr>
          <w:ilvl w:val="0"/>
          <w:numId w:val="32"/>
        </w:numPr>
        <w:spacing w:after="360" w:afterAutospacing="off"/>
        <w:contextualSpacing w:val="0"/>
        <w:jc w:val="left"/>
        <w:rPr>
          <w:b w:val="0"/>
          <w:bCs w:val="0"/>
          <w:noProof w:val="0"/>
          <w:color w:val="auto"/>
          <w:sz w:val="40"/>
          <w:szCs w:val="40"/>
          <w:rPrChange w:author="احسان الشريف" w:date="2026-04-20T15:35:35.537Z" w:id="1409147978">
            <w:rPr>
              <w:b w:val="0"/>
              <w:bCs w:val="0"/>
              <w:noProof w:val="0"/>
              <w:sz w:val="32"/>
              <w:szCs w:val="32"/>
            </w:rPr>
          </w:rPrChange>
        </w:rPr>
        <w:pPrChange w:author="احسان الشريف" w:date="2026-04-20T15:39:22.617Z">
          <w:pPr>
            <w:pStyle w:val="Normal"/>
            <w:jc w:val="left"/>
          </w:pPr>
        </w:pPrChange>
      </w:pPr>
      <w:r w:rsidRPr="1CC95C03" w:rsidR="22B1B2CF">
        <w:rPr>
          <w:b w:val="0"/>
          <w:bCs w:val="0"/>
          <w:noProof w:val="0"/>
          <w:color w:val="auto"/>
          <w:sz w:val="40"/>
          <w:szCs w:val="40"/>
          <w:rtl w:val="1"/>
          <w:rPrChange w:author="احسان الشريف" w:date="2026-04-20T15:36:06.419Z" w16du:dateUtc="2026-04-20T15:36:06.419Z" w:id="578943187">
            <w:rPr>
              <w:b w:val="0"/>
              <w:bCs w:val="0"/>
              <w:noProof w:val="0"/>
              <w:sz w:val="32"/>
              <w:szCs w:val="32"/>
            </w:rPr>
          </w:rPrChange>
        </w:rPr>
        <w:t>ألا يكون الطالب مروجاً للمخدرات أو مهرباً لها</w:t>
      </w:r>
      <w:r w:rsidRPr="1CC95C03" w:rsidR="22B1B2CF">
        <w:rPr>
          <w:b w:val="0"/>
          <w:bCs w:val="0"/>
          <w:noProof w:val="0"/>
          <w:color w:val="auto"/>
          <w:sz w:val="40"/>
          <w:szCs w:val="40"/>
          <w:rPrChange w:author="احسان الشريف" w:date="2026-04-20T15:36:06.419Z" w16du:dateUtc="2026-04-20T15:36:06.419Z" w:id="669132041">
            <w:rPr>
              <w:b w:val="0"/>
              <w:bCs w:val="0"/>
              <w:noProof w:val="0"/>
              <w:sz w:val="32"/>
              <w:szCs w:val="32"/>
            </w:rPr>
          </w:rPrChange>
        </w:rPr>
        <w:t>.</w:t>
      </w:r>
    </w:p>
    <w:p w:rsidR="22B1B2CF" w:rsidP="1CC95C03" w:rsidRDefault="22B1B2CF" w14:paraId="24E8BB93" w14:textId="59B56439">
      <w:pPr>
        <w:pStyle w:val="ListParagraph"/>
        <w:numPr>
          <w:ilvl w:val="0"/>
          <w:numId w:val="32"/>
        </w:numPr>
        <w:spacing w:after="360" w:afterAutospacing="off"/>
        <w:contextualSpacing w:val="0"/>
        <w:jc w:val="left"/>
        <w:rPr>
          <w:b w:val="0"/>
          <w:bCs w:val="0"/>
          <w:noProof w:val="0"/>
          <w:color w:val="auto"/>
          <w:sz w:val="40"/>
          <w:szCs w:val="40"/>
          <w:rPrChange w:author="احسان الشريف" w:date="2026-04-20T15:35:35.538Z" w:id="1696815414">
            <w:rPr>
              <w:b w:val="0"/>
              <w:bCs w:val="0"/>
              <w:noProof w:val="0"/>
              <w:sz w:val="32"/>
              <w:szCs w:val="32"/>
            </w:rPr>
          </w:rPrChange>
        </w:rPr>
        <w:pPrChange w:author="احسان الشريف" w:date="2026-04-20T15:39:22.618Z">
          <w:pPr>
            <w:pStyle w:val="Normal"/>
            <w:jc w:val="left"/>
          </w:pPr>
        </w:pPrChange>
      </w:pPr>
      <w:r w:rsidRPr="1CC95C03" w:rsidR="22B1B2CF">
        <w:rPr>
          <w:b w:val="0"/>
          <w:bCs w:val="0"/>
          <w:noProof w:val="0"/>
          <w:color w:val="auto"/>
          <w:sz w:val="40"/>
          <w:szCs w:val="40"/>
          <w:rtl w:val="1"/>
          <w:rPrChange w:author="احسان الشريف" w:date="2026-04-20T15:36:06.422Z" w16du:dateUtc="2026-04-20T15:36:06.422Z" w:id="1047055050">
            <w:rPr>
              <w:b w:val="0"/>
              <w:bCs w:val="0"/>
              <w:noProof w:val="0"/>
              <w:sz w:val="32"/>
              <w:szCs w:val="32"/>
            </w:rPr>
          </w:rPrChange>
        </w:rPr>
        <w:t>أن تكون جريمته تعاطي الحبوب المخدرة فقط</w:t>
      </w:r>
      <w:r w:rsidRPr="1CC95C03" w:rsidR="22B1B2CF">
        <w:rPr>
          <w:b w:val="0"/>
          <w:bCs w:val="0"/>
          <w:noProof w:val="0"/>
          <w:color w:val="auto"/>
          <w:sz w:val="40"/>
          <w:szCs w:val="40"/>
          <w:rPrChange w:author="احسان الشريف" w:date="2026-04-20T15:36:06.422Z" w16du:dateUtc="2026-04-20T15:36:06.422Z" w:id="2037236124">
            <w:rPr>
              <w:b w:val="0"/>
              <w:bCs w:val="0"/>
              <w:noProof w:val="0"/>
              <w:sz w:val="32"/>
              <w:szCs w:val="32"/>
            </w:rPr>
          </w:rPrChange>
        </w:rPr>
        <w:t>.</w:t>
      </w:r>
    </w:p>
    <w:p w:rsidR="22B1B2CF" w:rsidP="1CC95C03" w:rsidRDefault="22B1B2CF" w14:paraId="04E4889C" w14:textId="5620F082">
      <w:pPr>
        <w:pStyle w:val="ListParagraph"/>
        <w:numPr>
          <w:ilvl w:val="0"/>
          <w:numId w:val="32"/>
        </w:numPr>
        <w:spacing w:after="360" w:afterAutospacing="off"/>
        <w:contextualSpacing w:val="0"/>
        <w:jc w:val="left"/>
        <w:rPr>
          <w:b w:val="0"/>
          <w:bCs w:val="0"/>
          <w:noProof w:val="0"/>
          <w:color w:val="auto"/>
          <w:sz w:val="40"/>
          <w:szCs w:val="40"/>
          <w:rPrChange w:author="احسان الشريف" w:date="2026-04-20T15:35:35.542Z" w:id="1795241882">
            <w:rPr>
              <w:b w:val="0"/>
              <w:bCs w:val="0"/>
              <w:noProof w:val="0"/>
              <w:sz w:val="32"/>
              <w:szCs w:val="32"/>
            </w:rPr>
          </w:rPrChange>
        </w:rPr>
        <w:pPrChange w:author="احسان الشريف" w:date="2026-04-20T15:39:22.618Z">
          <w:pPr>
            <w:pStyle w:val="Normal"/>
            <w:jc w:val="left"/>
          </w:pPr>
        </w:pPrChange>
      </w:pPr>
      <w:r w:rsidRPr="1CC95C03" w:rsidR="22B1B2CF">
        <w:rPr>
          <w:b w:val="0"/>
          <w:bCs w:val="0"/>
          <w:noProof w:val="0"/>
          <w:color w:val="auto"/>
          <w:sz w:val="40"/>
          <w:szCs w:val="40"/>
          <w:rtl w:val="1"/>
          <w:rPrChange w:author="احسان الشريف" w:date="2026-04-20T15:36:06.425Z" w16du:dateUtc="2026-04-20T15:36:06.425Z" w:id="191807475">
            <w:rPr>
              <w:b w:val="0"/>
              <w:bCs w:val="0"/>
              <w:noProof w:val="0"/>
              <w:sz w:val="32"/>
              <w:szCs w:val="32"/>
            </w:rPr>
          </w:rPrChange>
        </w:rPr>
        <w:t xml:space="preserve">ألا يكون له سوابق في تهريب </w:t>
      </w:r>
      <w:r w:rsidRPr="1CC95C03" w:rsidR="22B1B2CF">
        <w:rPr>
          <w:b w:val="0"/>
          <w:bCs w:val="0"/>
          <w:noProof w:val="0"/>
          <w:color w:val="auto"/>
          <w:sz w:val="40"/>
          <w:szCs w:val="40"/>
          <w:rtl w:val="1"/>
          <w:rPrChange w:author="احسان الشريف" w:date="2026-04-20T15:35:35.54Z" w16du:dateUtc="2026-04-20T15:35:35.54Z" w:id="756017076">
            <w:rPr>
              <w:b w:val="0"/>
              <w:bCs w:val="0"/>
              <w:noProof w:val="0"/>
              <w:sz w:val="32"/>
              <w:szCs w:val="32"/>
            </w:rPr>
          </w:rPrChange>
        </w:rPr>
        <w:t>المخدرات</w:t>
      </w:r>
      <w:r w:rsidRPr="1CC95C03" w:rsidR="22B1B2CF">
        <w:rPr>
          <w:b w:val="0"/>
          <w:bCs w:val="0"/>
          <w:noProof w:val="0"/>
          <w:color w:val="auto"/>
          <w:sz w:val="40"/>
          <w:szCs w:val="40"/>
          <w:rtl w:val="1"/>
          <w:rPrChange w:author="احسان الشريف" w:date="2026-04-20T15:35:35.541Z" w16du:dateUtc="2026-04-20T15:35:35.541Z" w:id="1510156623">
            <w:rPr>
              <w:b w:val="0"/>
              <w:bCs w:val="0"/>
              <w:noProof w:val="0"/>
              <w:sz w:val="32"/>
              <w:szCs w:val="32"/>
            </w:rPr>
          </w:rPrChange>
        </w:rPr>
        <w:t xml:space="preserve"> أو ترويجها أو تعاطي الحبوب أو أي سوابق في جرائم أخلاقية لم تردعه عقوباتها</w:t>
      </w:r>
      <w:r w:rsidRPr="1CC95C03" w:rsidR="22B1B2CF">
        <w:rPr>
          <w:b w:val="0"/>
          <w:bCs w:val="0"/>
          <w:noProof w:val="0"/>
          <w:color w:val="auto"/>
          <w:sz w:val="40"/>
          <w:szCs w:val="40"/>
          <w:rPrChange w:author="احسان الشريف" w:date="2026-04-20T15:35:35.541Z" w16du:dateUtc="2026-04-20T15:35:35.541Z" w:id="631748375">
            <w:rPr>
              <w:b w:val="0"/>
              <w:bCs w:val="0"/>
              <w:noProof w:val="0"/>
              <w:sz w:val="32"/>
              <w:szCs w:val="32"/>
            </w:rPr>
          </w:rPrChange>
        </w:rPr>
        <w:t>.</w:t>
      </w:r>
    </w:p>
    <w:p w:rsidR="22B1B2CF" w:rsidP="1CC95C03" w:rsidRDefault="22B1B2CF" w14:paraId="431C5D5E" w14:textId="24F3C9E7">
      <w:pPr>
        <w:pStyle w:val="ListParagraph"/>
        <w:numPr>
          <w:ilvl w:val="0"/>
          <w:numId w:val="32"/>
        </w:numPr>
        <w:spacing w:after="360" w:afterAutospacing="off"/>
        <w:contextualSpacing w:val="0"/>
        <w:jc w:val="left"/>
        <w:rPr>
          <w:b w:val="0"/>
          <w:bCs w:val="0"/>
          <w:noProof w:val="0"/>
          <w:color w:val="auto"/>
          <w:sz w:val="40"/>
          <w:szCs w:val="40"/>
          <w:rPrChange w:author="احسان الشريف" w:date="2026-04-20T15:35:35.543Z" w:id="489611393">
            <w:rPr>
              <w:b w:val="0"/>
              <w:bCs w:val="0"/>
              <w:noProof w:val="0"/>
              <w:sz w:val="32"/>
              <w:szCs w:val="32"/>
            </w:rPr>
          </w:rPrChange>
        </w:rPr>
        <w:pPrChange w:author="احسان الشريف" w:date="2026-04-20T15:39:22.619Z">
          <w:pPr>
            <w:pStyle w:val="Normal"/>
            <w:jc w:val="left"/>
          </w:pPr>
        </w:pPrChange>
      </w:pPr>
      <w:r w:rsidRPr="1CC95C03" w:rsidR="22B1B2CF">
        <w:rPr>
          <w:b w:val="0"/>
          <w:bCs w:val="0"/>
          <w:noProof w:val="0"/>
          <w:color w:val="auto"/>
          <w:sz w:val="40"/>
          <w:szCs w:val="40"/>
          <w:rtl w:val="1"/>
          <w:rPrChange w:author="احسان الشريف" w:date="2026-04-20T15:36:06.431Z" w16du:dateUtc="2026-04-20T15:36:06.431Z" w:id="1967521048">
            <w:rPr>
              <w:b w:val="0"/>
              <w:bCs w:val="0"/>
              <w:noProof w:val="0"/>
              <w:sz w:val="32"/>
              <w:szCs w:val="32"/>
            </w:rPr>
          </w:rPrChange>
        </w:rPr>
        <w:t>ألا تكون تهمته مقترنة بجريمة أخرى أخلاقية</w:t>
      </w:r>
      <w:r w:rsidRPr="1CC95C03" w:rsidR="22B1B2CF">
        <w:rPr>
          <w:b w:val="0"/>
          <w:bCs w:val="0"/>
          <w:noProof w:val="0"/>
          <w:color w:val="auto"/>
          <w:sz w:val="40"/>
          <w:szCs w:val="40"/>
          <w:rPrChange w:author="احسان الشريف" w:date="2026-04-20T15:36:06.431Z" w16du:dateUtc="2026-04-20T15:36:06.431Z" w:id="2033294982">
            <w:rPr>
              <w:b w:val="0"/>
              <w:bCs w:val="0"/>
              <w:noProof w:val="0"/>
              <w:sz w:val="32"/>
              <w:szCs w:val="32"/>
            </w:rPr>
          </w:rPrChange>
        </w:rPr>
        <w:t>.</w:t>
      </w:r>
    </w:p>
    <w:p w:rsidR="22B1B2CF" w:rsidP="1CC95C03" w:rsidRDefault="22B1B2CF" w14:paraId="77F3EFBE" w14:textId="4624FD9E">
      <w:pPr>
        <w:pStyle w:val="ListParagraph"/>
        <w:numPr>
          <w:ilvl w:val="0"/>
          <w:numId w:val="32"/>
        </w:numPr>
        <w:spacing w:after="360" w:afterAutospacing="off"/>
        <w:contextualSpacing w:val="0"/>
        <w:jc w:val="left"/>
        <w:rPr>
          <w:b w:val="0"/>
          <w:bCs w:val="0"/>
          <w:noProof w:val="0"/>
          <w:color w:val="auto"/>
          <w:sz w:val="40"/>
          <w:szCs w:val="40"/>
          <w:rPrChange w:author="احسان الشريف" w:date="2026-04-20T15:35:35.546Z" w:id="1697732163">
            <w:rPr>
              <w:b w:val="0"/>
              <w:bCs w:val="0"/>
              <w:noProof w:val="0"/>
              <w:sz w:val="32"/>
              <w:szCs w:val="32"/>
            </w:rPr>
          </w:rPrChange>
        </w:rPr>
        <w:pPrChange w:author="احسان الشريف" w:date="2026-04-20T15:39:22.62Z">
          <w:pPr>
            <w:pStyle w:val="Normal"/>
            <w:jc w:val="left"/>
          </w:pPr>
        </w:pPrChange>
      </w:pPr>
      <w:r w:rsidRPr="1CC95C03" w:rsidR="22B1B2CF">
        <w:rPr>
          <w:b w:val="0"/>
          <w:bCs w:val="0"/>
          <w:noProof w:val="0"/>
          <w:color w:val="auto"/>
          <w:sz w:val="40"/>
          <w:szCs w:val="40"/>
          <w:rtl w:val="1"/>
          <w:rPrChange w:author="احسان الشريف" w:date="2026-04-20T15:36:06.433Z" w16du:dateUtc="2026-04-20T15:36:06.433Z" w:id="1975295315">
            <w:rPr>
              <w:b w:val="0"/>
              <w:bCs w:val="0"/>
              <w:noProof w:val="0"/>
              <w:sz w:val="32"/>
              <w:szCs w:val="32"/>
            </w:rPr>
          </w:rPrChange>
        </w:rPr>
        <w:t>ألا تكون تهمته مقترنة بحادث مروري نتج عنه وفاة أو إصابات يترتب عليها حقوق خاصة وعامة</w:t>
      </w:r>
      <w:r w:rsidRPr="1CC95C03" w:rsidR="22B1B2CF">
        <w:rPr>
          <w:b w:val="0"/>
          <w:bCs w:val="0"/>
          <w:noProof w:val="0"/>
          <w:color w:val="auto"/>
          <w:sz w:val="40"/>
          <w:szCs w:val="40"/>
          <w:rPrChange w:author="احسان الشريف" w:date="2026-04-20T15:36:06.433Z" w16du:dateUtc="2026-04-20T15:36:06.433Z" w:id="247646496">
            <w:rPr>
              <w:b w:val="0"/>
              <w:bCs w:val="0"/>
              <w:noProof w:val="0"/>
              <w:sz w:val="32"/>
              <w:szCs w:val="32"/>
            </w:rPr>
          </w:rPrChange>
        </w:rPr>
        <w:t>.</w:t>
      </w:r>
    </w:p>
    <w:p w:rsidR="22B1B2CF" w:rsidP="1CC95C03" w:rsidRDefault="22B1B2CF" w14:paraId="7ADA7E2D" w14:textId="7399DDA8">
      <w:pPr>
        <w:pStyle w:val="ListParagraph"/>
        <w:numPr>
          <w:ilvl w:val="0"/>
          <w:numId w:val="32"/>
        </w:numPr>
        <w:spacing w:after="360" w:afterAutospacing="off"/>
        <w:contextualSpacing w:val="0"/>
        <w:jc w:val="left"/>
        <w:rPr>
          <w:b w:val="0"/>
          <w:bCs w:val="0"/>
          <w:noProof w:val="0"/>
          <w:color w:val="auto"/>
          <w:sz w:val="40"/>
          <w:szCs w:val="40"/>
          <w:rPrChange w:author="احسان الشريف" w:date="2026-04-20T15:35:35.548Z" w:id="860121871">
            <w:rPr>
              <w:b w:val="0"/>
              <w:bCs w:val="0"/>
              <w:noProof w:val="0"/>
              <w:sz w:val="32"/>
              <w:szCs w:val="32"/>
            </w:rPr>
          </w:rPrChange>
        </w:rPr>
        <w:pPrChange w:author="احسان الشريف" w:date="2026-04-20T15:39:22.621Z">
          <w:pPr>
            <w:pStyle w:val="Normal"/>
            <w:jc w:val="left"/>
          </w:pPr>
        </w:pPrChange>
      </w:pPr>
      <w:r w:rsidRPr="1CC95C03" w:rsidR="22B1B2CF">
        <w:rPr>
          <w:b w:val="0"/>
          <w:bCs w:val="0"/>
          <w:noProof w:val="0"/>
          <w:color w:val="auto"/>
          <w:sz w:val="40"/>
          <w:szCs w:val="40"/>
          <w:rtl w:val="1"/>
          <w:rPrChange w:author="احسان الشريف" w:date="2026-04-20T15:36:06.435Z" w16du:dateUtc="2026-04-20T15:36:06.435Z" w:id="292365574">
            <w:rPr>
              <w:b w:val="0"/>
              <w:bCs w:val="0"/>
              <w:noProof w:val="0"/>
              <w:sz w:val="32"/>
              <w:szCs w:val="32"/>
            </w:rPr>
          </w:rPrChange>
        </w:rPr>
        <w:t>ألا يكون ممتهناً للسواقة برخصة عمومية</w:t>
      </w:r>
      <w:r w:rsidRPr="1CC95C03" w:rsidR="22B1B2CF">
        <w:rPr>
          <w:b w:val="0"/>
          <w:bCs w:val="0"/>
          <w:noProof w:val="0"/>
          <w:color w:val="auto"/>
          <w:sz w:val="40"/>
          <w:szCs w:val="40"/>
          <w:rPrChange w:author="احسان الشريف" w:date="2026-04-20T15:36:06.435Z" w16du:dateUtc="2026-04-20T15:36:06.435Z" w:id="2121005244">
            <w:rPr>
              <w:b w:val="0"/>
              <w:bCs w:val="0"/>
              <w:noProof w:val="0"/>
              <w:sz w:val="32"/>
              <w:szCs w:val="32"/>
            </w:rPr>
          </w:rPrChange>
        </w:rPr>
        <w:t>.</w:t>
      </w:r>
    </w:p>
    <w:p w:rsidR="22B1B2CF" w:rsidP="1CC95C03" w:rsidRDefault="22B1B2CF" w14:paraId="47FEFA1A" w14:textId="4B80CB59">
      <w:pPr>
        <w:pStyle w:val="ListParagraph"/>
        <w:numPr>
          <w:ilvl w:val="0"/>
          <w:numId w:val="32"/>
        </w:numPr>
        <w:spacing w:after="360" w:afterAutospacing="off"/>
        <w:contextualSpacing w:val="0"/>
        <w:jc w:val="left"/>
        <w:rPr>
          <w:b w:val="0"/>
          <w:bCs w:val="0"/>
          <w:noProof w:val="0"/>
          <w:color w:val="auto"/>
          <w:sz w:val="40"/>
          <w:szCs w:val="40"/>
          <w:rPrChange w:author="احسان الشريف" w:date="2026-04-20T15:35:35.549Z" w:id="1219534186">
            <w:rPr>
              <w:b w:val="0"/>
              <w:bCs w:val="0"/>
              <w:noProof w:val="0"/>
              <w:sz w:val="32"/>
              <w:szCs w:val="32"/>
            </w:rPr>
          </w:rPrChange>
        </w:rPr>
        <w:pPrChange w:author="احسان الشريف" w:date="2026-04-20T15:39:22.621Z">
          <w:pPr>
            <w:pStyle w:val="Normal"/>
            <w:jc w:val="left"/>
          </w:pPr>
        </w:pPrChange>
      </w:pPr>
      <w:r w:rsidRPr="1CC95C03" w:rsidR="22B1B2CF">
        <w:rPr>
          <w:b w:val="0"/>
          <w:bCs w:val="0"/>
          <w:noProof w:val="0"/>
          <w:color w:val="auto"/>
          <w:sz w:val="40"/>
          <w:szCs w:val="40"/>
          <w:rtl w:val="1"/>
          <w:rPrChange w:author="احسان الشريف" w:date="2026-04-20T15:36:06.438Z" w16du:dateUtc="2026-04-20T15:36:06.438Z" w:id="1586472257">
            <w:rPr>
              <w:b w:val="0"/>
              <w:bCs w:val="0"/>
              <w:noProof w:val="0"/>
              <w:sz w:val="32"/>
              <w:szCs w:val="32"/>
            </w:rPr>
          </w:rPrChange>
        </w:rPr>
        <w:t>ألا تكون قد صدرت عنه مقاومة للسلطات عند القبض عليه</w:t>
      </w:r>
      <w:r w:rsidRPr="1CC95C03" w:rsidR="22B1B2CF">
        <w:rPr>
          <w:b w:val="0"/>
          <w:bCs w:val="0"/>
          <w:noProof w:val="0"/>
          <w:color w:val="auto"/>
          <w:sz w:val="40"/>
          <w:szCs w:val="40"/>
          <w:rPrChange w:author="احسان الشريف" w:date="2026-04-20T15:36:06.438Z" w16du:dateUtc="2026-04-20T15:36:06.438Z" w:id="94536571">
            <w:rPr>
              <w:b w:val="0"/>
              <w:bCs w:val="0"/>
              <w:noProof w:val="0"/>
              <w:sz w:val="32"/>
              <w:szCs w:val="32"/>
            </w:rPr>
          </w:rPrChange>
        </w:rPr>
        <w:t>.</w:t>
      </w:r>
    </w:p>
    <w:p w:rsidR="22B1B2CF" w:rsidP="1CC95C03" w:rsidRDefault="22B1B2CF" w14:paraId="565E0595" w14:textId="007352D5">
      <w:pPr>
        <w:pStyle w:val="Normal"/>
        <w:spacing w:after="360" w:afterAutospacing="off"/>
        <w:ind w:left="720"/>
        <w:jc w:val="left"/>
        <w:rPr>
          <w:del w:author="احسان الشريف" w:date="2026-04-20T15:41:05.264Z" w16du:dateUtc="2026-04-20T15:41:05.264Z" w:id="981282077"/>
          <w:b w:val="0"/>
          <w:bCs w:val="0"/>
          <w:noProof w:val="0"/>
          <w:color w:val="auto"/>
          <w:sz w:val="40"/>
          <w:szCs w:val="40"/>
        </w:rPr>
        <w:pPrChange w:author="احسان الشريف" w:date="2026-04-20T15:39:22.622Z">
          <w:pPr>
            <w:pStyle w:val="Normal"/>
            <w:jc w:val="left"/>
          </w:pPr>
        </w:pPrChange>
      </w:pPr>
      <w:r w:rsidRPr="1CC95C03" w:rsidR="22B1B2CF">
        <w:rPr>
          <w:b w:val="0"/>
          <w:bCs w:val="0"/>
          <w:noProof w:val="0"/>
          <w:color w:val="auto"/>
          <w:sz w:val="40"/>
          <w:szCs w:val="40"/>
          <w:rtl w:val="1"/>
          <w:rPrChange w:author="احسان الشريف" w:date="2026-04-20T15:36:06.44Z" w16du:dateUtc="2026-04-20T15:36:06.44Z" w:id="598476609">
            <w:rPr>
              <w:b w:val="0"/>
              <w:bCs w:val="0"/>
              <w:noProof w:val="0"/>
              <w:sz w:val="32"/>
              <w:szCs w:val="32"/>
            </w:rPr>
          </w:rPrChange>
        </w:rPr>
        <w:t>وعادة لا تتجاوز مدة الحبس المحكوم بها على الطالب ثلاثة أشهر، أو يعاقب بالجلد خمسين جلدة</w:t>
      </w:r>
      <w:r w:rsidRPr="1CC95C03" w:rsidR="22B1B2CF">
        <w:rPr>
          <w:b w:val="0"/>
          <w:bCs w:val="0"/>
          <w:noProof w:val="0"/>
          <w:color w:val="auto"/>
          <w:sz w:val="40"/>
          <w:szCs w:val="40"/>
          <w:rPrChange w:author="احسان الشريف" w:date="2026-04-20T15:36:06.44Z" w16du:dateUtc="2026-04-20T15:36:06.44Z" w:id="1974476775">
            <w:rPr>
              <w:b w:val="0"/>
              <w:bCs w:val="0"/>
              <w:noProof w:val="0"/>
              <w:sz w:val="32"/>
              <w:szCs w:val="32"/>
            </w:rPr>
          </w:rPrChange>
        </w:rPr>
        <w:t>.</w:t>
      </w:r>
    </w:p>
    <w:p w:rsidR="7AFF081A" w:rsidP="1CC95C03" w:rsidRDefault="7AFF081A" w14:paraId="406AE627" w14:textId="686FBF4F">
      <w:pPr>
        <w:pStyle w:val="Heading1"/>
        <w:jc w:val="center"/>
        <w:rPr>
          <w:noProof w:val="0"/>
          <w:sz w:val="56"/>
          <w:szCs w:val="56"/>
        </w:rPr>
        <w:pPrChange w:author="احسان الشريف" w:date="2026-04-20T15:41:20.412Z">
          <w:pPr>
            <w:pStyle w:val="Normal"/>
            <w:spacing w:after="360" w:afterAutospacing="off"/>
            <w:jc w:val="left"/>
          </w:pPr>
        </w:pPrChange>
      </w:pPr>
      <w:bookmarkStart w:name="_Toc1866860578" w:id="1045190314"/>
      <w:r w:rsidRPr="1CC95C03" w:rsidR="7AFF081A">
        <w:rPr>
          <w:noProof w:val="0"/>
          <w:sz w:val="56"/>
          <w:szCs w:val="56"/>
          <w:rtl w:val="1"/>
        </w:rPr>
        <w:t>الخلاصة</w:t>
      </w:r>
      <w:bookmarkEnd w:id="1045190314"/>
    </w:p>
    <w:p w:rsidR="7AFF081A" w:rsidP="1CC95C03" w:rsidRDefault="7AFF081A" w14:paraId="5180E9CA" w14:textId="292844FA">
      <w:pPr>
        <w:pStyle w:val="Normal"/>
        <w:rPr>
          <w:noProof w:val="0"/>
          <w:sz w:val="40"/>
          <w:szCs w:val="40"/>
        </w:rPr>
      </w:pPr>
      <w:r w:rsidRPr="1CC95C03" w:rsidR="7AFF081A">
        <w:rPr>
          <w:noProof w:val="0"/>
          <w:sz w:val="40"/>
          <w:szCs w:val="40"/>
          <w:rtl w:val="1"/>
        </w:rPr>
        <w:t xml:space="preserve">تبذل المملكة جهودا حثيثة في مكافحة المخدرات والحد من أضرارها وخطورتها على المجتمع لتؤكد أهمية تكاتف الدول والمجتمعات لحماية البشرية من خطر المخدرات التي تهدده في </w:t>
      </w:r>
      <w:r w:rsidRPr="1CC95C03" w:rsidR="7AFF081A">
        <w:rPr>
          <w:noProof w:val="0"/>
          <w:sz w:val="40"/>
          <w:szCs w:val="40"/>
          <w:rtl w:val="1"/>
        </w:rPr>
        <w:t>أمنه</w:t>
      </w:r>
      <w:r w:rsidRPr="1CC95C03" w:rsidR="7AFF081A">
        <w:rPr>
          <w:noProof w:val="0"/>
          <w:sz w:val="40"/>
          <w:szCs w:val="40"/>
          <w:rtl w:val="1"/>
        </w:rPr>
        <w:t xml:space="preserve"> واستقراره الصحي والاجتماعي والاقتصادي. وتقوم المملكة بدور فاعل ومؤثر في تعاون وبناء في دعم الجهود الدولية لمحاربة هذه الآفة وتعد مشاركة المملكة للعالم في الاحتفال باليوم العالمي لمكافحة المخدرات من كل عام دليل على حرصها على سلامة مواطنيها من الآفات التي تدمر الفرد والمجتمع وتدل الكميات المضبوطة من المخدرات على أن هناك استهدافا لأمن وشباب المملكة وتسعى القطاعات والجهات ذات العلاقة إلى توحيد الجهود للإسهام في فاعلية المنهجية المتبعة بين القطاعات للحد من عمليات التهريب وتوفير وسائل التقنية الحديثة والتي تساعد على الكشف عن المضبوطات عبر جميع المنافذ البرية والبحرية والجوية وتعمل بأقصى جهودها في سبيل تعزيز إنفاذ الأنظمة والقوانين لحماية المجتمع والاقتصاد الوطني وطبيعة الحال ولأن قضية المخدرات أصبحت عالمية وعابرة للقارات مما يستدعي زيادة توثيق التنسيق والتعاون بين الدول في مكافحة محاربتها وهذا يؤكد حرص المملكة على التنسيق والتعاون مع دول الجوار والعربية ودول العالم من خلال اتفاقيات </w:t>
      </w:r>
      <w:r w:rsidRPr="1CC95C03" w:rsidR="7AFF081A">
        <w:rPr>
          <w:noProof w:val="0"/>
          <w:sz w:val="40"/>
          <w:szCs w:val="40"/>
          <w:rtl w:val="1"/>
        </w:rPr>
        <w:t>وبروتوكلات</w:t>
      </w:r>
      <w:r w:rsidRPr="1CC95C03" w:rsidR="7AFF081A">
        <w:rPr>
          <w:noProof w:val="0"/>
          <w:sz w:val="40"/>
          <w:szCs w:val="40"/>
          <w:rtl w:val="1"/>
        </w:rPr>
        <w:t xml:space="preserve"> ثنائية تنظم الموضوعات ذات العلاقة مع الحضور الدائم في اجتماعات اللجنة الدولية لمكافحة المخدرات والمشاركة في جميع أنشطتها للاستفادة من الممارسات الناجحة في مجالات الوقاية والعلاج والتدريب. وظلت جهود المملكة مقدرة على المستوى الدولي حيث أثمرت جهودها المباركة في الإطاحة بأكبر شبكات تجارة المخدرات وغسيل الأموال مما يؤكد عظيم مكانتها وما لديها من خبرات في مجال مكافحة المخدرات والجريمة المنظمة كما جاءت شهادة الأمم المتحدة في تقريرها الأخير بأن المملكة ثالث أقوى دولة بالعالم في مجال مكافحة المخدرات ومن الدول التي يصعب اختراقها لترسم صورة ناصعة ومشرفة في جهودها المستمرة والدائمة في مجال مكافحة هذه الآفة الخطيرة دوليا وفي إدراك أهمية الوقاية وتعزيز حصانة المجتمع من آفة المخدرات كأحد أهم وسائل مواجهة هذه المشكلة على أن تكون التوعية المجتمعية شاملة ومتكاملة بدءا من المدرسة والجامعة ومرورا بالمساجد وصولا إلى تجمعات العمال في المصانع والمنشآت نعم مع بيان أضرار ومخاطر المخدرات مع كافة الجهات الحكومية والخاصة والقطاع غير الربحي بمنظومة أعمالها وبرامجها التوعوية المتنوعة بين عقد المؤتمرات والمحاضرات وتنظيم المعارض وعرض الرسائل التثقيفية بمختلف الوسائل المقروءة والمرئية والمسموعة لتكوين الوعي الاجتماعي لدى الأفراد والمجتمع وتفعيل الإعلام الرقمي الجديد ومنصات التواصل الاجتماعي للوصول لأكبر شريحة من المجتمع للتعريف بأضرار المخدرات وسبل الوقاية منها</w:t>
      </w:r>
      <w:r w:rsidRPr="1CC95C03" w:rsidR="7AFF081A">
        <w:rPr>
          <w:noProof w:val="0"/>
          <w:sz w:val="40"/>
          <w:szCs w:val="40"/>
        </w:rPr>
        <w:t>.</w:t>
      </w:r>
    </w:p>
    <w:p w:rsidR="1CC95C03" w:rsidP="1CC95C03" w:rsidRDefault="1CC95C03" w14:paraId="4F9915D0" w14:textId="0F258829">
      <w:pPr>
        <w:pStyle w:val="Normal"/>
        <w:rPr>
          <w:noProof w:val="0"/>
          <w:sz w:val="40"/>
          <w:szCs w:val="40"/>
        </w:rPr>
      </w:pPr>
    </w:p>
    <w:p w:rsidR="1CC95C03" w:rsidRDefault="1CC95C03" w14:paraId="68FC49EE" w14:textId="543581EF">
      <w:r>
        <w:br w:type="page"/>
      </w:r>
    </w:p>
    <w:sdt>
      <w:sdtPr>
        <w:id w:val="601754166"/>
        <w:docPartObj>
          <w:docPartGallery w:val="Table of Contents"/>
          <w:docPartUnique/>
        </w:docPartObj>
      </w:sdtPr>
      <w:sdtContent>
        <w:p w:rsidR="1CC95C03" w:rsidP="1CC95C03" w:rsidRDefault="1CC95C03" w14:paraId="123C6D75" w14:textId="29569635">
          <w:pPr>
            <w:pStyle w:val="TOC1"/>
            <w:tabs>
              <w:tab w:val="right" w:leader="dot" w:pos="9015"/>
            </w:tabs>
            <w:bidi w:val="0"/>
            <w:rPr>
              <w:rStyle w:val="Hyperlink"/>
            </w:rPr>
          </w:pPr>
          <w:r>
            <w:fldChar w:fldCharType="begin"/>
          </w:r>
          <w:r>
            <w:instrText xml:space="preserve">TOC \o "1-9" \z \u \h</w:instrText>
          </w:r>
          <w:r>
            <w:fldChar w:fldCharType="separate"/>
          </w:r>
          <w:hyperlink w:anchor="_Toc927960310">
            <w:r w:rsidRPr="1CC95C03" w:rsidR="1CC95C03">
              <w:rPr>
                <w:rStyle w:val="Hyperlink"/>
              </w:rPr>
              <w:t>المقدمة</w:t>
            </w:r>
            <w:r>
              <w:tab/>
            </w:r>
            <w:r>
              <w:fldChar w:fldCharType="begin"/>
            </w:r>
            <w:r>
              <w:instrText xml:space="preserve">PAGEREF _Toc927960310 \h</w:instrText>
            </w:r>
            <w:r>
              <w:fldChar w:fldCharType="separate"/>
            </w:r>
            <w:r w:rsidRPr="1CC95C03" w:rsidR="1CC95C03">
              <w:rPr>
                <w:rStyle w:val="Hyperlink"/>
              </w:rPr>
              <w:t>1</w:t>
            </w:r>
            <w:r>
              <w:fldChar w:fldCharType="end"/>
            </w:r>
          </w:hyperlink>
        </w:p>
        <w:p w:rsidR="1CC95C03" w:rsidP="1CC95C03" w:rsidRDefault="1CC95C03" w14:paraId="36400196" w14:textId="09FF8319">
          <w:pPr>
            <w:pStyle w:val="TOC1"/>
            <w:tabs>
              <w:tab w:val="right" w:leader="dot" w:pos="9015"/>
            </w:tabs>
            <w:bidi w:val="0"/>
            <w:rPr>
              <w:rStyle w:val="Hyperlink"/>
            </w:rPr>
          </w:pPr>
          <w:hyperlink w:anchor="_Toc295346769">
            <w:r w:rsidRPr="1CC95C03" w:rsidR="1CC95C03">
              <w:rPr>
                <w:rStyle w:val="Hyperlink"/>
              </w:rPr>
              <w:t>المديرية العامة لمكافحة المخدرات</w:t>
            </w:r>
            <w:r>
              <w:tab/>
            </w:r>
            <w:r>
              <w:fldChar w:fldCharType="begin"/>
            </w:r>
            <w:r>
              <w:instrText xml:space="preserve">PAGEREF _Toc295346769 \h</w:instrText>
            </w:r>
            <w:r>
              <w:fldChar w:fldCharType="separate"/>
            </w:r>
            <w:r w:rsidRPr="1CC95C03" w:rsidR="1CC95C03">
              <w:rPr>
                <w:rStyle w:val="Hyperlink"/>
              </w:rPr>
              <w:t>2</w:t>
            </w:r>
            <w:r>
              <w:fldChar w:fldCharType="end"/>
            </w:r>
          </w:hyperlink>
        </w:p>
        <w:p w:rsidR="1CC95C03" w:rsidP="1CC95C03" w:rsidRDefault="1CC95C03" w14:paraId="3F4A48ED" w14:textId="4B2FE10B">
          <w:pPr>
            <w:pStyle w:val="TOC1"/>
            <w:tabs>
              <w:tab w:val="right" w:leader="dot" w:pos="9015"/>
            </w:tabs>
            <w:bidi w:val="0"/>
            <w:rPr>
              <w:rStyle w:val="Hyperlink"/>
            </w:rPr>
          </w:pPr>
          <w:hyperlink w:anchor="_Toc179045087">
            <w:r w:rsidRPr="1CC95C03" w:rsidR="1CC95C03">
              <w:rPr>
                <w:rStyle w:val="Hyperlink"/>
              </w:rPr>
              <w:t>لمحة تاريخية</w:t>
            </w:r>
            <w:r>
              <w:tab/>
            </w:r>
            <w:r>
              <w:fldChar w:fldCharType="begin"/>
            </w:r>
            <w:r>
              <w:instrText xml:space="preserve">PAGEREF _Toc179045087 \h</w:instrText>
            </w:r>
            <w:r>
              <w:fldChar w:fldCharType="separate"/>
            </w:r>
            <w:r w:rsidRPr="1CC95C03" w:rsidR="1CC95C03">
              <w:rPr>
                <w:rStyle w:val="Hyperlink"/>
              </w:rPr>
              <w:t>2</w:t>
            </w:r>
            <w:r>
              <w:fldChar w:fldCharType="end"/>
            </w:r>
          </w:hyperlink>
        </w:p>
        <w:p w:rsidR="1CC95C03" w:rsidP="1CC95C03" w:rsidRDefault="1CC95C03" w14:paraId="0D8F6F50" w14:textId="066B3F14">
          <w:pPr>
            <w:pStyle w:val="TOC1"/>
            <w:tabs>
              <w:tab w:val="right" w:leader="dot" w:pos="9015"/>
            </w:tabs>
            <w:bidi w:val="0"/>
            <w:rPr>
              <w:rStyle w:val="Hyperlink"/>
            </w:rPr>
          </w:pPr>
          <w:hyperlink w:anchor="_Toc2111713423">
            <w:r w:rsidRPr="1CC95C03" w:rsidR="1CC95C03">
              <w:rPr>
                <w:rStyle w:val="Hyperlink"/>
              </w:rPr>
              <w:t>مهام المديرية العامة لمكافحة المخدرات بالمملكة العربية السعودية</w:t>
            </w:r>
            <w:r>
              <w:tab/>
            </w:r>
            <w:r>
              <w:fldChar w:fldCharType="begin"/>
            </w:r>
            <w:r>
              <w:instrText xml:space="preserve">PAGEREF _Toc2111713423 \h</w:instrText>
            </w:r>
            <w:r>
              <w:fldChar w:fldCharType="separate"/>
            </w:r>
            <w:r w:rsidRPr="1CC95C03" w:rsidR="1CC95C03">
              <w:rPr>
                <w:rStyle w:val="Hyperlink"/>
              </w:rPr>
              <w:t>3</w:t>
            </w:r>
            <w:r>
              <w:fldChar w:fldCharType="end"/>
            </w:r>
          </w:hyperlink>
        </w:p>
        <w:p w:rsidR="1CC95C03" w:rsidP="1CC95C03" w:rsidRDefault="1CC95C03" w14:paraId="1BD7BF85" w14:textId="676BA91B">
          <w:pPr>
            <w:pStyle w:val="TOC1"/>
            <w:tabs>
              <w:tab w:val="right" w:leader="dot" w:pos="9015"/>
            </w:tabs>
            <w:bidi w:val="0"/>
            <w:rPr>
              <w:rStyle w:val="Hyperlink"/>
            </w:rPr>
          </w:pPr>
          <w:hyperlink w:anchor="_Toc2106551401">
            <w:r w:rsidRPr="1CC95C03" w:rsidR="1CC95C03">
              <w:rPr>
                <w:rStyle w:val="Hyperlink"/>
              </w:rPr>
              <w:t>العقوبات المقررة لجرائم المخدرات</w:t>
            </w:r>
            <w:r>
              <w:tab/>
            </w:r>
            <w:r>
              <w:fldChar w:fldCharType="begin"/>
            </w:r>
            <w:r>
              <w:instrText xml:space="preserve">PAGEREF _Toc2106551401 \h</w:instrText>
            </w:r>
            <w:r>
              <w:fldChar w:fldCharType="separate"/>
            </w:r>
            <w:r w:rsidRPr="1CC95C03" w:rsidR="1CC95C03">
              <w:rPr>
                <w:rStyle w:val="Hyperlink"/>
              </w:rPr>
              <w:t>4</w:t>
            </w:r>
            <w:r>
              <w:fldChar w:fldCharType="end"/>
            </w:r>
          </w:hyperlink>
        </w:p>
        <w:p w:rsidR="1CC95C03" w:rsidP="1CC95C03" w:rsidRDefault="1CC95C03" w14:paraId="729B1BB6" w14:textId="34B9E97A">
          <w:pPr>
            <w:pStyle w:val="TOC1"/>
            <w:tabs>
              <w:tab w:val="right" w:leader="dot" w:pos="9015"/>
            </w:tabs>
            <w:bidi w:val="0"/>
            <w:rPr>
              <w:rStyle w:val="Hyperlink"/>
            </w:rPr>
          </w:pPr>
          <w:hyperlink w:anchor="_Toc1866860578">
            <w:r w:rsidRPr="1CC95C03" w:rsidR="1CC95C03">
              <w:rPr>
                <w:rStyle w:val="Hyperlink"/>
              </w:rPr>
              <w:t>الخلاصة</w:t>
            </w:r>
            <w:r>
              <w:tab/>
            </w:r>
            <w:r>
              <w:fldChar w:fldCharType="begin"/>
            </w:r>
            <w:r>
              <w:instrText xml:space="preserve">PAGEREF _Toc1866860578 \h</w:instrText>
            </w:r>
            <w:r>
              <w:fldChar w:fldCharType="separate"/>
            </w:r>
            <w:r w:rsidRPr="1CC95C03" w:rsidR="1CC95C03">
              <w:rPr>
                <w:rStyle w:val="Hyperlink"/>
              </w:rPr>
              <w:t>7</w:t>
            </w:r>
            <w:r>
              <w:fldChar w:fldCharType="end"/>
            </w:r>
          </w:hyperlink>
          <w:r>
            <w:fldChar w:fldCharType="end"/>
          </w:r>
        </w:p>
      </w:sdtContent>
    </w:sdt>
    <w:p w:rsidR="1CC95C03" w:rsidP="1CC95C03" w:rsidRDefault="1CC95C03" w14:paraId="40500CF6" w14:textId="60A4CB85">
      <w:pPr>
        <w:pStyle w:val="Normal"/>
        <w:rPr>
          <w:noProof w:val="0"/>
          <w:sz w:val="40"/>
          <w:szCs w:val="40"/>
        </w:rPr>
      </w:pPr>
    </w:p>
    <w:sectPr>
      <w:pgSz w:w="11906" w:h="16838" w:orient="portrait"/>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7">
    <w:nsid w:val="160d6a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63bb24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f5f86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fef05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53a99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e3a6a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
    <w:nsid w:val="2bbf05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7b66e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9">
    <w:nsid w:val="223a0a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Display" w:hAnsi="Aptos Display"/>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8e28f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26808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caf57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eaf04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e6b6bc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5b41a1e1"/>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2">
    <w:nsid w:val="578b80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e16396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0">
    <w:nsid w:val="70924e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4dd1c1aa"/>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8">
    <w:nsid w:val="61a96c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4f0bd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84899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d80f5a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747c24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06d14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5b610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6cd5c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56702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6d397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44b6b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91fc6e9"/>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53fcb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1e2e9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00bf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7d45f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2345b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69fa0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tru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CB351A"/>
    <w:rsid w:val="00305B25"/>
    <w:rsid w:val="0308CBC8"/>
    <w:rsid w:val="0359331B"/>
    <w:rsid w:val="0393A113"/>
    <w:rsid w:val="04216949"/>
    <w:rsid w:val="04F21704"/>
    <w:rsid w:val="0530D90C"/>
    <w:rsid w:val="07782C5E"/>
    <w:rsid w:val="0B45125C"/>
    <w:rsid w:val="0B9B913D"/>
    <w:rsid w:val="0BE82E4F"/>
    <w:rsid w:val="0C8FDB45"/>
    <w:rsid w:val="0ED77614"/>
    <w:rsid w:val="0F8AFE6F"/>
    <w:rsid w:val="1022B448"/>
    <w:rsid w:val="10A91CCF"/>
    <w:rsid w:val="10CE92F8"/>
    <w:rsid w:val="12C1156A"/>
    <w:rsid w:val="130879D6"/>
    <w:rsid w:val="1492C9E3"/>
    <w:rsid w:val="14C9CC6D"/>
    <w:rsid w:val="155EE14F"/>
    <w:rsid w:val="158BC787"/>
    <w:rsid w:val="1631FDA7"/>
    <w:rsid w:val="16B49321"/>
    <w:rsid w:val="179B0517"/>
    <w:rsid w:val="1B0E4991"/>
    <w:rsid w:val="1BDF6A4A"/>
    <w:rsid w:val="1CBA8B44"/>
    <w:rsid w:val="1CC95C03"/>
    <w:rsid w:val="1D5FFE37"/>
    <w:rsid w:val="1E83AD1C"/>
    <w:rsid w:val="1EB0ED59"/>
    <w:rsid w:val="21E9CE4E"/>
    <w:rsid w:val="22B1B2CF"/>
    <w:rsid w:val="242A70DC"/>
    <w:rsid w:val="248F42FC"/>
    <w:rsid w:val="251DFB41"/>
    <w:rsid w:val="27FFCF0A"/>
    <w:rsid w:val="2925B716"/>
    <w:rsid w:val="2D010C23"/>
    <w:rsid w:val="2D20466F"/>
    <w:rsid w:val="2F149A9C"/>
    <w:rsid w:val="33690242"/>
    <w:rsid w:val="34CC8B8D"/>
    <w:rsid w:val="34E802BF"/>
    <w:rsid w:val="35B2BB9F"/>
    <w:rsid w:val="3DF4854D"/>
    <w:rsid w:val="3EDA745D"/>
    <w:rsid w:val="3F8BA38C"/>
    <w:rsid w:val="41F8D4FF"/>
    <w:rsid w:val="43B45747"/>
    <w:rsid w:val="4693ED34"/>
    <w:rsid w:val="46C8DE61"/>
    <w:rsid w:val="47259A75"/>
    <w:rsid w:val="4ACB566D"/>
    <w:rsid w:val="4AD8E478"/>
    <w:rsid w:val="4AE8E8AB"/>
    <w:rsid w:val="4AE8E8AB"/>
    <w:rsid w:val="4C29E1FD"/>
    <w:rsid w:val="4D7EA70D"/>
    <w:rsid w:val="4E021941"/>
    <w:rsid w:val="4EBC5C04"/>
    <w:rsid w:val="4FF8E74E"/>
    <w:rsid w:val="50013EC6"/>
    <w:rsid w:val="50ABC044"/>
    <w:rsid w:val="5244550A"/>
    <w:rsid w:val="5340EF82"/>
    <w:rsid w:val="53415EB8"/>
    <w:rsid w:val="54E737C3"/>
    <w:rsid w:val="5645D7BF"/>
    <w:rsid w:val="5733C338"/>
    <w:rsid w:val="5841A5C7"/>
    <w:rsid w:val="59AA3278"/>
    <w:rsid w:val="5A6F84FB"/>
    <w:rsid w:val="5C61C110"/>
    <w:rsid w:val="5CAE4673"/>
    <w:rsid w:val="5D20D21B"/>
    <w:rsid w:val="5F204261"/>
    <w:rsid w:val="5F3C2B23"/>
    <w:rsid w:val="60084775"/>
    <w:rsid w:val="602C4B32"/>
    <w:rsid w:val="60FD8540"/>
    <w:rsid w:val="6153C251"/>
    <w:rsid w:val="61EEF098"/>
    <w:rsid w:val="61F4DC75"/>
    <w:rsid w:val="68B06216"/>
    <w:rsid w:val="69928C53"/>
    <w:rsid w:val="69E1F204"/>
    <w:rsid w:val="69F046D7"/>
    <w:rsid w:val="6B9178DB"/>
    <w:rsid w:val="6CC869EA"/>
    <w:rsid w:val="6DD6AAB7"/>
    <w:rsid w:val="6E1920F7"/>
    <w:rsid w:val="6FA5340D"/>
    <w:rsid w:val="72F5743F"/>
    <w:rsid w:val="748D10DD"/>
    <w:rsid w:val="74EE0A46"/>
    <w:rsid w:val="7656CAC2"/>
    <w:rsid w:val="76DEC3C8"/>
    <w:rsid w:val="771DFDE8"/>
    <w:rsid w:val="77CB351A"/>
    <w:rsid w:val="784EE3D2"/>
    <w:rsid w:val="786CD2F1"/>
    <w:rsid w:val="7976F6F6"/>
    <w:rsid w:val="79F60EE2"/>
    <w:rsid w:val="7AFF081A"/>
    <w:rsid w:val="7CEDE9D7"/>
    <w:rsid w:val="7D28207C"/>
    <w:rsid w:val="7F458CE3"/>
    <w:rsid w:val="7F9A26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B351A"/>
  <w15:chartTrackingRefBased/>
  <w15:docId w15:val="{1235FC4C-92B9-4ED6-A009-976F1A9AA5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bidi/>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42A70DC"/>
    <w:rPr>
      <w:rFonts w:ascii="Times New Roman" w:hAnsi="Times New Roman" w:eastAsia=""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242A70DC"/>
    <w:pPr>
      <w:spacing/>
      <w:ind w:left="720"/>
      <w:contextualSpacing/>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18945e28432430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a:ea typeface=""/>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2026-04-20T13:15:05.5719079Z</dcterms:created>
  <dcterms:modified xsi:type="dcterms:W3CDTF">2026-04-20T15:47:02.9948625Z</dcterms:modified>
  <dc:creator>احسان الشريف</dc:creator>
  <lastModifiedBy>احسان الشريف</lastModifiedBy>
</coreProperties>
</file>